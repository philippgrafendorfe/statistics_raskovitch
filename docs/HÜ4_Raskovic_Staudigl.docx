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86B18" w14:textId="77777777" w:rsidR="00717977" w:rsidRPr="00717977" w:rsidRDefault="00717977" w:rsidP="00717977">
      <w:pPr>
        <w:jc w:val="center"/>
        <w:rPr>
          <w:b/>
          <w:sz w:val="28"/>
          <w:szCs w:val="28"/>
        </w:rPr>
      </w:pPr>
      <w:r w:rsidRPr="00717977">
        <w:rPr>
          <w:b/>
          <w:sz w:val="28"/>
          <w:szCs w:val="28"/>
        </w:rPr>
        <w:t>HÜ4</w:t>
      </w:r>
    </w:p>
    <w:p w14:paraId="30A14D96" w14:textId="77777777" w:rsidR="00717977" w:rsidRDefault="00717977">
      <w:r>
        <w:t>1.</w:t>
      </w:r>
    </w:p>
    <w:p w14:paraId="372A537A" w14:textId="77777777" w:rsidR="007E1E14" w:rsidRDefault="007E1E14" w:rsidP="007E1E14">
      <w:r>
        <w:rPr>
          <w:noProof/>
        </w:rPr>
        <mc:AlternateContent>
          <mc:Choice Requires="wps">
            <w:drawing>
              <wp:anchor distT="0" distB="0" distL="114300" distR="114300" simplePos="0" relativeHeight="251659264" behindDoc="0" locked="0" layoutInCell="1" allowOverlap="1" wp14:anchorId="2D7C7A36" wp14:editId="1B692530">
                <wp:simplePos x="0" y="0"/>
                <wp:positionH relativeFrom="column">
                  <wp:posOffset>2386330</wp:posOffset>
                </wp:positionH>
                <wp:positionV relativeFrom="paragraph">
                  <wp:posOffset>1812925</wp:posOffset>
                </wp:positionV>
                <wp:extent cx="4143375" cy="2162175"/>
                <wp:effectExtent l="0" t="0" r="28575" b="28575"/>
                <wp:wrapNone/>
                <wp:docPr id="21" name="Textfeld 21"/>
                <wp:cNvGraphicFramePr/>
                <a:graphic xmlns:a="http://schemas.openxmlformats.org/drawingml/2006/main">
                  <a:graphicData uri="http://schemas.microsoft.com/office/word/2010/wordprocessingShape">
                    <wps:wsp>
                      <wps:cNvSpPr txBox="1"/>
                      <wps:spPr>
                        <a:xfrm>
                          <a:off x="0" y="0"/>
                          <a:ext cx="4143375" cy="2162175"/>
                        </a:xfrm>
                        <a:prstGeom prst="rect">
                          <a:avLst/>
                        </a:prstGeom>
                        <a:solidFill>
                          <a:schemeClr val="lt1"/>
                        </a:solidFill>
                        <a:ln w="6350">
                          <a:solidFill>
                            <a:prstClr val="black"/>
                          </a:solidFill>
                        </a:ln>
                      </wps:spPr>
                      <wps:txbx>
                        <w:txbxContent>
                          <w:p w14:paraId="721B0DD0" w14:textId="77777777" w:rsidR="007E1E14" w:rsidRDefault="007E1E14" w:rsidP="007E1E14">
                            <w:r>
                              <w:t xml:space="preserve">Charakteristika von </w:t>
                            </w:r>
                            <w:proofErr w:type="spellStart"/>
                            <w:r>
                              <w:t>ppgdp</w:t>
                            </w:r>
                            <w:proofErr w:type="spellEnd"/>
                            <w:r>
                              <w:t>:</w:t>
                            </w:r>
                          </w:p>
                          <w:p w14:paraId="12EDDDF3" w14:textId="77777777" w:rsidR="007E1E14" w:rsidRDefault="007E1E14" w:rsidP="007E1E14">
                            <w:r>
                              <w:t xml:space="preserve">Unimodale Datenverteilung (ersichtlich am Histogramm). Verteilung und Dichtekurve weisen auf eine Datenverteilung mit einer Schiefe nach rechts hin. Am </w:t>
                            </w:r>
                            <w:proofErr w:type="spellStart"/>
                            <w:r>
                              <w:t>QQPlot</w:t>
                            </w:r>
                            <w:proofErr w:type="spellEnd"/>
                            <w:r>
                              <w:t xml:space="preserve"> ersichtlich ist ein schwerer rechter Rand (Punkte entfernen sich stärker von der roten Linie hinweg) und ein leichter Rand links. </w:t>
                            </w:r>
                          </w:p>
                          <w:p w14:paraId="4A6870A5" w14:textId="77777777" w:rsidR="007E1E14" w:rsidRPr="009A425F" w:rsidRDefault="007E1E14" w:rsidP="007E1E14">
                            <w:pPr>
                              <w:rPr>
                                <w:lang w:val="en-US"/>
                              </w:rPr>
                            </w:pPr>
                            <w:r w:rsidRPr="009A425F">
                              <w:rPr>
                                <w:lang w:val="en-US"/>
                              </w:rPr>
                              <w:t xml:space="preserve">&gt; </w:t>
                            </w:r>
                            <w:proofErr w:type="gramStart"/>
                            <w:r w:rsidRPr="009A425F">
                              <w:rPr>
                                <w:lang w:val="en-US"/>
                              </w:rPr>
                              <w:t>summary(</w:t>
                            </w:r>
                            <w:proofErr w:type="spellStart"/>
                            <w:proofErr w:type="gramEnd"/>
                            <w:r w:rsidRPr="009A425F">
                              <w:rPr>
                                <w:lang w:val="en-US"/>
                              </w:rPr>
                              <w:t>UN$ppgdp</w:t>
                            </w:r>
                            <w:proofErr w:type="spellEnd"/>
                            <w:r w:rsidRPr="009A425F">
                              <w:rPr>
                                <w:lang w:val="en-US"/>
                              </w:rPr>
                              <w:t>)</w:t>
                            </w:r>
                          </w:p>
                          <w:p w14:paraId="23B63AB7" w14:textId="77777777" w:rsidR="007E1E14" w:rsidRDefault="007E1E14" w:rsidP="007E1E14">
                            <w:r w:rsidRPr="009A425F">
                              <w:rPr>
                                <w:lang w:val="en-US"/>
                              </w:rPr>
                              <w:t xml:space="preserve">    Min.  1st Qu.   Median     </w:t>
                            </w:r>
                            <w:proofErr w:type="gramStart"/>
                            <w:r w:rsidRPr="009A425F">
                              <w:rPr>
                                <w:lang w:val="en-US"/>
                              </w:rPr>
                              <w:t>Mean  3</w:t>
                            </w:r>
                            <w:proofErr w:type="gramEnd"/>
                            <w:r w:rsidRPr="009A425F">
                              <w:rPr>
                                <w:lang w:val="en-US"/>
                              </w:rPr>
                              <w:t xml:space="preserve">rd Qu.     Max.     </w:t>
                            </w:r>
                            <w:proofErr w:type="spellStart"/>
                            <w:proofErr w:type="gramStart"/>
                            <w:r>
                              <w:t>NA's</w:t>
                            </w:r>
                            <w:proofErr w:type="spellEnd"/>
                            <w:proofErr w:type="gramEnd"/>
                            <w:r>
                              <w:t xml:space="preserve"> </w:t>
                            </w:r>
                          </w:p>
                          <w:p w14:paraId="20F750FB" w14:textId="77777777" w:rsidR="007E1E14" w:rsidRDefault="007E1E14" w:rsidP="007E1E14">
                            <w:r>
                              <w:t xml:space="preserve">   114.8   1283.0   </w:t>
                            </w:r>
                            <w:proofErr w:type="gramStart"/>
                            <w:r>
                              <w:t>4684.5  13012.0</w:t>
                            </w:r>
                            <w:proofErr w:type="gramEnd"/>
                            <w:r>
                              <w:t xml:space="preserve">  15520.5 105095.4       14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CD9946" id="_x0000_t202" coordsize="21600,21600" o:spt="202" path="m,l,21600r21600,l21600,xe">
                <v:stroke joinstyle="miter"/>
                <v:path gradientshapeok="t" o:connecttype="rect"/>
              </v:shapetype>
              <v:shape id="Textfeld 21" o:spid="_x0000_s1026" type="#_x0000_t202" style="position:absolute;margin-left:187.9pt;margin-top:142.75pt;width:326.25pt;height:17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" fillcolor="white [3201]" strokeweight=".5pt">
                <v:textbox>
                  <w:txbxContent>
                    <w:p w:rsidR="007E1E14" w:rsidRDefault="007E1E14" w:rsidP="007E1E14">
                      <w:r>
                        <w:t>Charakteristika von ppgdp:</w:t>
                      </w:r>
                    </w:p>
                    <w:p w:rsidR="007E1E14" w:rsidRDefault="007E1E14" w:rsidP="007E1E14">
                      <w:r>
                        <w:t xml:space="preserve">Unimodale Datenverteilung (ersichtlich am Histogramm). Verteilung und Dichtekurve weisen auf eine Datenverteilung mit einer Schiefe nach rechts hin. Am QQPlot ersichtlich ist ein schwerer rechter Rand (Punkte entfernen sich stärker von der roten Linie hinweg) und ein leichter Rand links. </w:t>
                      </w:r>
                    </w:p>
                    <w:p w:rsidR="007E1E14" w:rsidRPr="009A425F" w:rsidRDefault="007E1E14" w:rsidP="007E1E14">
                      <w:pPr>
                        <w:rPr>
                          <w:lang w:val="en-US"/>
                        </w:rPr>
                      </w:pPr>
                      <w:r w:rsidRPr="009A425F">
                        <w:rPr>
                          <w:lang w:val="en-US"/>
                        </w:rPr>
                        <w:t>&gt; summary(UN$ppgdp)</w:t>
                      </w:r>
                    </w:p>
                    <w:p w:rsidR="007E1E14" w:rsidRDefault="007E1E14" w:rsidP="007E1E14">
                      <w:r w:rsidRPr="009A425F">
                        <w:rPr>
                          <w:lang w:val="en-US"/>
                        </w:rPr>
                        <w:t xml:space="preserve">    Min.  1st Qu.   Median     Mean  3rd Qu.     Max.     </w:t>
                      </w:r>
                      <w:r>
                        <w:t xml:space="preserve">NA's </w:t>
                      </w:r>
                    </w:p>
                    <w:p w:rsidR="007E1E14" w:rsidRDefault="007E1E14" w:rsidP="007E1E14">
                      <w:r>
                        <w:t xml:space="preserve">   114.8   1283.0   4684.5  13012.0  15520.5 105095.4       14</w:t>
                      </w:r>
                    </w:p>
                  </w:txbxContent>
                </v:textbox>
              </v:shape>
            </w:pict>
          </mc:Fallback>
        </mc:AlternateContent>
      </w:r>
      <w:r w:rsidRPr="003D4ED6">
        <w:rPr>
          <w:noProof/>
        </w:rPr>
        <w:drawing>
          <wp:inline distT="0" distB="0" distL="0" distR="0" wp14:anchorId="2BC4656D" wp14:editId="2873C8E9">
            <wp:extent cx="2106705" cy="1860812"/>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9083" cy="1871746"/>
                    </a:xfrm>
                    <a:prstGeom prst="rect">
                      <a:avLst/>
                    </a:prstGeom>
                  </pic:spPr>
                </pic:pic>
              </a:graphicData>
            </a:graphic>
          </wp:inline>
        </w:drawing>
      </w:r>
      <w:r>
        <w:rPr>
          <w:noProof/>
        </w:rPr>
        <w:drawing>
          <wp:inline distT="0" distB="0" distL="0" distR="0" wp14:anchorId="7CEF62F7" wp14:editId="06B49326">
            <wp:extent cx="2517575" cy="1864136"/>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_ppdgp(2).png"/>
                    <pic:cNvPicPr/>
                  </pic:nvPicPr>
                  <pic:blipFill>
                    <a:blip r:embed="rId8">
                      <a:extLst>
                        <a:ext uri="{28A0092B-C50C-407E-A947-70E740481C1C}">
                          <a14:useLocalDpi xmlns:a14="http://schemas.microsoft.com/office/drawing/2010/main" val="0"/>
                        </a:ext>
                      </a:extLst>
                    </a:blip>
                    <a:stretch>
                      <a:fillRect/>
                    </a:stretch>
                  </pic:blipFill>
                  <pic:spPr>
                    <a:xfrm>
                      <a:off x="0" y="0"/>
                      <a:ext cx="2578485" cy="1909237"/>
                    </a:xfrm>
                    <a:prstGeom prst="rect">
                      <a:avLst/>
                    </a:prstGeom>
                  </pic:spPr>
                </pic:pic>
              </a:graphicData>
            </a:graphic>
          </wp:inline>
        </w:drawing>
      </w:r>
      <w:r>
        <w:rPr>
          <w:noProof/>
        </w:rPr>
        <w:drawing>
          <wp:inline distT="0" distB="0" distL="0" distR="0" wp14:anchorId="587DBE31" wp14:editId="6AF65024">
            <wp:extent cx="2386874" cy="1685364"/>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df ppdg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2805" cy="1710735"/>
                    </a:xfrm>
                    <a:prstGeom prst="rect">
                      <a:avLst/>
                    </a:prstGeom>
                  </pic:spPr>
                </pic:pic>
              </a:graphicData>
            </a:graphic>
          </wp:inline>
        </w:drawing>
      </w:r>
    </w:p>
    <w:p w14:paraId="6DD13CF2" w14:textId="77777777" w:rsidR="007E1E14" w:rsidRDefault="007E1E14" w:rsidP="007E1E14"/>
    <w:p w14:paraId="0F1BF0A6" w14:textId="77777777" w:rsidR="007E1E14" w:rsidRDefault="00725E39" w:rsidP="007E1E14">
      <w:r>
        <w:rPr>
          <w:noProof/>
        </w:rPr>
        <w:drawing>
          <wp:anchor distT="0" distB="0" distL="114300" distR="114300" simplePos="0" relativeHeight="251661312" behindDoc="0" locked="0" layoutInCell="1" allowOverlap="1" wp14:anchorId="066D55F7" wp14:editId="2B8792F6">
            <wp:simplePos x="0" y="0"/>
            <wp:positionH relativeFrom="margin">
              <wp:posOffset>102235</wp:posOffset>
            </wp:positionH>
            <wp:positionV relativeFrom="margin">
              <wp:posOffset>7067550</wp:posOffset>
            </wp:positionV>
            <wp:extent cx="2519082" cy="2060445"/>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df_InfantMortal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9082" cy="206044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0B1DC3FB" wp14:editId="0FF43B25">
                <wp:simplePos x="0" y="0"/>
                <wp:positionH relativeFrom="column">
                  <wp:posOffset>2686087</wp:posOffset>
                </wp:positionH>
                <wp:positionV relativeFrom="paragraph">
                  <wp:posOffset>2423272</wp:posOffset>
                </wp:positionV>
                <wp:extent cx="3783106" cy="2196353"/>
                <wp:effectExtent l="0" t="0" r="14605" b="13970"/>
                <wp:wrapNone/>
                <wp:docPr id="28" name="Textfeld 28"/>
                <wp:cNvGraphicFramePr/>
                <a:graphic xmlns:a="http://schemas.openxmlformats.org/drawingml/2006/main">
                  <a:graphicData uri="http://schemas.microsoft.com/office/word/2010/wordprocessingShape">
                    <wps:wsp>
                      <wps:cNvSpPr txBox="1"/>
                      <wps:spPr>
                        <a:xfrm>
                          <a:off x="0" y="0"/>
                          <a:ext cx="3783106" cy="2196353"/>
                        </a:xfrm>
                        <a:prstGeom prst="rect">
                          <a:avLst/>
                        </a:prstGeom>
                        <a:solidFill>
                          <a:schemeClr val="lt1"/>
                        </a:solidFill>
                        <a:ln w="6350">
                          <a:solidFill>
                            <a:prstClr val="black"/>
                          </a:solidFill>
                        </a:ln>
                      </wps:spPr>
                      <wps:txbx>
                        <w:txbxContent>
                          <w:p w14:paraId="1C76E5F9" w14:textId="77777777" w:rsidR="007E1E14" w:rsidRDefault="007E1E14" w:rsidP="007E1E14">
                            <w:r>
                              <w:t xml:space="preserve">Charakteristika zu Infant </w:t>
                            </w:r>
                            <w:proofErr w:type="spellStart"/>
                            <w:r>
                              <w:t>mortality</w:t>
                            </w:r>
                            <w:proofErr w:type="spellEnd"/>
                            <w:r>
                              <w:t xml:space="preserve">: </w:t>
                            </w:r>
                            <w:r>
                              <w:br/>
                            </w:r>
                            <w:proofErr w:type="gramStart"/>
                            <w:r>
                              <w:t>Vergleichbar</w:t>
                            </w:r>
                            <w:proofErr w:type="gramEnd"/>
                            <w:r>
                              <w:t xml:space="preserve"> mir </w:t>
                            </w:r>
                            <w:proofErr w:type="spellStart"/>
                            <w:r>
                              <w:t>ppgdp</w:t>
                            </w:r>
                            <w:proofErr w:type="spellEnd"/>
                            <w:r>
                              <w:t xml:space="preserve">- Unimodale Datenverteilung. Verteilung und Dichtekurve weisen auf eine Datenverteilung mit einer Schiefe nach rechts auf. </w:t>
                            </w:r>
                            <w:proofErr w:type="spellStart"/>
                            <w:r>
                              <w:t>QQPlot</w:t>
                            </w:r>
                            <w:proofErr w:type="spellEnd"/>
                            <w:r>
                              <w:t xml:space="preserve"> zeigt einen schweren rechten Rand und einen leichten linken Rand. </w:t>
                            </w:r>
                          </w:p>
                          <w:tbl>
                            <w:tblPr>
                              <w:tblW w:w="5200" w:type="dxa"/>
                              <w:tblCellMar>
                                <w:left w:w="70" w:type="dxa"/>
                                <w:right w:w="70" w:type="dxa"/>
                              </w:tblCellMar>
                              <w:tblLook w:val="04A0" w:firstRow="1" w:lastRow="0" w:firstColumn="1" w:lastColumn="0" w:noHBand="0" w:noVBand="1"/>
                            </w:tblPr>
                            <w:tblGrid>
                              <w:gridCol w:w="3900"/>
                              <w:gridCol w:w="1300"/>
                            </w:tblGrid>
                            <w:tr w:rsidR="007E1E14" w:rsidRPr="009A425F" w14:paraId="29CB5417" w14:textId="77777777" w:rsidTr="007D5E0F">
                              <w:trPr>
                                <w:gridAfter w:val="1"/>
                                <w:wAfter w:w="1300" w:type="dxa"/>
                                <w:trHeight w:val="320"/>
                              </w:trPr>
                              <w:tc>
                                <w:tcPr>
                                  <w:tcW w:w="3900" w:type="dxa"/>
                                  <w:tcBorders>
                                    <w:top w:val="nil"/>
                                    <w:left w:val="nil"/>
                                    <w:bottom w:val="nil"/>
                                    <w:right w:val="nil"/>
                                  </w:tcBorders>
                                  <w:shd w:val="clear" w:color="auto" w:fill="auto"/>
                                  <w:noWrap/>
                                  <w:vAlign w:val="bottom"/>
                                  <w:hideMark/>
                                </w:tcPr>
                                <w:p w14:paraId="18615155" w14:textId="77777777" w:rsidR="007E1E14" w:rsidRDefault="007E1E14" w:rsidP="00193498">
                                  <w:pPr>
                                    <w:rPr>
                                      <w:rFonts w:ascii="Calibri" w:hAnsi="Calibri" w:cs="Calibri"/>
                                      <w:color w:val="000000"/>
                                    </w:rPr>
                                  </w:pPr>
                                </w:p>
                                <w:p w14:paraId="6879F57B" w14:textId="77777777" w:rsidR="007E1E14" w:rsidRPr="009A425F" w:rsidRDefault="007E1E14" w:rsidP="00193498">
                                  <w:pPr>
                                    <w:rPr>
                                      <w:rFonts w:ascii="Calibri" w:hAnsi="Calibri" w:cs="Calibri"/>
                                      <w:color w:val="000000"/>
                                    </w:rPr>
                                  </w:pPr>
                                  <w:r w:rsidRPr="009A425F">
                                    <w:rPr>
                                      <w:rFonts w:ascii="Calibri" w:hAnsi="Calibri" w:cs="Calibri"/>
                                      <w:color w:val="000000"/>
                                    </w:rPr>
                                    <w:t xml:space="preserve">&gt; </w:t>
                                  </w:r>
                                  <w:proofErr w:type="spellStart"/>
                                  <w:proofErr w:type="gramStart"/>
                                  <w:r w:rsidRPr="009A425F">
                                    <w:rPr>
                                      <w:rFonts w:ascii="Calibri" w:hAnsi="Calibri" w:cs="Calibri"/>
                                      <w:color w:val="000000"/>
                                    </w:rPr>
                                    <w:t>summary</w:t>
                                  </w:r>
                                  <w:proofErr w:type="spellEnd"/>
                                  <w:r w:rsidRPr="009A425F">
                                    <w:rPr>
                                      <w:rFonts w:ascii="Calibri" w:hAnsi="Calibri" w:cs="Calibri"/>
                                      <w:color w:val="000000"/>
                                    </w:rPr>
                                    <w:t>(</w:t>
                                  </w:r>
                                  <w:proofErr w:type="spellStart"/>
                                  <w:proofErr w:type="gramEnd"/>
                                  <w:r w:rsidRPr="009A425F">
                                    <w:rPr>
                                      <w:rFonts w:ascii="Calibri" w:hAnsi="Calibri" w:cs="Calibri"/>
                                      <w:color w:val="000000"/>
                                    </w:rPr>
                                    <w:t>UN$infantMortality</w:t>
                                  </w:r>
                                  <w:proofErr w:type="spellEnd"/>
                                  <w:r w:rsidRPr="009A425F">
                                    <w:rPr>
                                      <w:rFonts w:ascii="Calibri" w:hAnsi="Calibri" w:cs="Calibri"/>
                                      <w:color w:val="000000"/>
                                    </w:rPr>
                                    <w:t>)</w:t>
                                  </w:r>
                                </w:p>
                              </w:tc>
                            </w:tr>
                            <w:tr w:rsidR="007E1E14" w:rsidRPr="009A425F" w14:paraId="717B87AA" w14:textId="77777777" w:rsidTr="007D5E0F">
                              <w:trPr>
                                <w:trHeight w:val="320"/>
                              </w:trPr>
                              <w:tc>
                                <w:tcPr>
                                  <w:tcW w:w="5200" w:type="dxa"/>
                                  <w:gridSpan w:val="2"/>
                                  <w:tcBorders>
                                    <w:top w:val="nil"/>
                                    <w:left w:val="nil"/>
                                    <w:bottom w:val="nil"/>
                                    <w:right w:val="nil"/>
                                  </w:tcBorders>
                                  <w:shd w:val="clear" w:color="auto" w:fill="auto"/>
                                  <w:noWrap/>
                                  <w:vAlign w:val="bottom"/>
                                  <w:hideMark/>
                                </w:tcPr>
                                <w:p w14:paraId="7865B91D" w14:textId="77777777" w:rsidR="007E1E14" w:rsidRPr="009A425F" w:rsidRDefault="007E1E14" w:rsidP="00193498">
                                  <w:pPr>
                                    <w:rPr>
                                      <w:rFonts w:ascii="Calibri" w:hAnsi="Calibri" w:cs="Calibri"/>
                                      <w:color w:val="000000"/>
                                    </w:rPr>
                                  </w:pPr>
                                  <w:r w:rsidRPr="009A425F">
                                    <w:rPr>
                                      <w:rFonts w:ascii="Calibri" w:hAnsi="Calibri" w:cs="Calibri"/>
                                      <w:color w:val="000000"/>
                                      <w:lang w:val="en-US"/>
                                    </w:rPr>
                                    <w:t xml:space="preserve">   Min. 1st Qu.  Median    Mean 3rd Qu.    </w:t>
                                  </w:r>
                                  <w:r w:rsidRPr="009A425F">
                                    <w:rPr>
                                      <w:rFonts w:ascii="Calibri" w:hAnsi="Calibri" w:cs="Calibri"/>
                                      <w:color w:val="000000"/>
                                    </w:rPr>
                                    <w:t xml:space="preserve">Max.    </w:t>
                                  </w:r>
                                  <w:proofErr w:type="spellStart"/>
                                  <w:proofErr w:type="gramStart"/>
                                  <w:r w:rsidRPr="009A425F">
                                    <w:rPr>
                                      <w:rFonts w:ascii="Calibri" w:hAnsi="Calibri" w:cs="Calibri"/>
                                      <w:color w:val="000000"/>
                                    </w:rPr>
                                    <w:t>NA's</w:t>
                                  </w:r>
                                  <w:proofErr w:type="spellEnd"/>
                                  <w:proofErr w:type="gramEnd"/>
                                  <w:r w:rsidRPr="009A425F">
                                    <w:rPr>
                                      <w:rFonts w:ascii="Calibri" w:hAnsi="Calibri" w:cs="Calibri"/>
                                      <w:color w:val="000000"/>
                                    </w:rPr>
                                    <w:t xml:space="preserve"> </w:t>
                                  </w:r>
                                </w:p>
                              </w:tc>
                            </w:tr>
                            <w:tr w:rsidR="007E1E14" w:rsidRPr="009A425F" w14:paraId="343C9DF1" w14:textId="77777777" w:rsidTr="007D5E0F">
                              <w:trPr>
                                <w:trHeight w:val="320"/>
                              </w:trPr>
                              <w:tc>
                                <w:tcPr>
                                  <w:tcW w:w="5200" w:type="dxa"/>
                                  <w:gridSpan w:val="2"/>
                                  <w:tcBorders>
                                    <w:top w:val="nil"/>
                                    <w:left w:val="nil"/>
                                    <w:bottom w:val="nil"/>
                                    <w:right w:val="nil"/>
                                  </w:tcBorders>
                                  <w:shd w:val="clear" w:color="auto" w:fill="auto"/>
                                  <w:noWrap/>
                                  <w:vAlign w:val="bottom"/>
                                  <w:hideMark/>
                                </w:tcPr>
                                <w:p w14:paraId="2B1087F5" w14:textId="77777777" w:rsidR="007E1E14" w:rsidRPr="009A425F" w:rsidRDefault="007E1E14" w:rsidP="00193498">
                                  <w:pPr>
                                    <w:rPr>
                                      <w:rFonts w:ascii="Calibri" w:hAnsi="Calibri" w:cs="Calibri"/>
                                      <w:color w:val="000000"/>
                                    </w:rPr>
                                  </w:pPr>
                                  <w:r w:rsidRPr="009A425F">
                                    <w:rPr>
                                      <w:rFonts w:ascii="Calibri" w:hAnsi="Calibri" w:cs="Calibri"/>
                                      <w:color w:val="000000"/>
                                    </w:rPr>
                                    <w:t xml:space="preserve">  1.916   </w:t>
                                  </w:r>
                                  <w:proofErr w:type="gramStart"/>
                                  <w:r w:rsidRPr="009A425F">
                                    <w:rPr>
                                      <w:rFonts w:ascii="Calibri" w:hAnsi="Calibri" w:cs="Calibri"/>
                                      <w:color w:val="000000"/>
                                    </w:rPr>
                                    <w:t>7.019  19.007</w:t>
                                  </w:r>
                                  <w:proofErr w:type="gramEnd"/>
                                  <w:r w:rsidRPr="009A425F">
                                    <w:rPr>
                                      <w:rFonts w:ascii="Calibri" w:hAnsi="Calibri" w:cs="Calibri"/>
                                      <w:color w:val="000000"/>
                                    </w:rPr>
                                    <w:t xml:space="preserve">  29.440  44.477 124.535       6 </w:t>
                                  </w:r>
                                </w:p>
                              </w:tc>
                            </w:tr>
                          </w:tbl>
                          <w:p w14:paraId="1483FB86" w14:textId="77777777" w:rsidR="007E1E14" w:rsidRDefault="007E1E14" w:rsidP="007E1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DC3FB" id="_x0000_t202" coordsize="21600,21600" o:spt="202" path="m,l,21600r21600,l21600,xe">
                <v:stroke joinstyle="miter"/>
                <v:path gradientshapeok="t" o:connecttype="rect"/>
              </v:shapetype>
              <v:shape id="Textfeld 28" o:spid="_x0000_s1027" type="#_x0000_t202" style="position:absolute;margin-left:211.5pt;margin-top:190.8pt;width:297.9pt;height:17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" fillcolor="white [3201]" strokeweight=".5pt">
                <v:textbox>
                  <w:txbxContent>
                    <w:p w14:paraId="1C76E5F9" w14:textId="77777777" w:rsidR="007E1E14" w:rsidRDefault="007E1E14" w:rsidP="007E1E14">
                      <w:r>
                        <w:t xml:space="preserve">Charakteristika zu Infant </w:t>
                      </w:r>
                      <w:proofErr w:type="spellStart"/>
                      <w:r>
                        <w:t>mortality</w:t>
                      </w:r>
                      <w:proofErr w:type="spellEnd"/>
                      <w:r>
                        <w:t xml:space="preserve">: </w:t>
                      </w:r>
                      <w:r>
                        <w:br/>
                      </w:r>
                      <w:proofErr w:type="gramStart"/>
                      <w:r>
                        <w:t>Vergleichbar</w:t>
                      </w:r>
                      <w:proofErr w:type="gramEnd"/>
                      <w:r>
                        <w:t xml:space="preserve"> mir </w:t>
                      </w:r>
                      <w:proofErr w:type="spellStart"/>
                      <w:r>
                        <w:t>ppgdp</w:t>
                      </w:r>
                      <w:proofErr w:type="spellEnd"/>
                      <w:r>
                        <w:t xml:space="preserve">- Unimodale Datenverteilung. Verteilung und Dichtekurve weisen auf eine Datenverteilung mit einer Schiefe nach rechts auf. </w:t>
                      </w:r>
                      <w:proofErr w:type="spellStart"/>
                      <w:r>
                        <w:t>QQPlot</w:t>
                      </w:r>
                      <w:proofErr w:type="spellEnd"/>
                      <w:r>
                        <w:t xml:space="preserve"> zeigt einen schweren rechten Rand und einen leichten linken Rand. </w:t>
                      </w:r>
                    </w:p>
                    <w:tbl>
                      <w:tblPr>
                        <w:tblW w:w="5200" w:type="dxa"/>
                        <w:tblCellMar>
                          <w:left w:w="70" w:type="dxa"/>
                          <w:right w:w="70" w:type="dxa"/>
                        </w:tblCellMar>
                        <w:tblLook w:val="04A0" w:firstRow="1" w:lastRow="0" w:firstColumn="1" w:lastColumn="0" w:noHBand="0" w:noVBand="1"/>
                      </w:tblPr>
                      <w:tblGrid>
                        <w:gridCol w:w="3900"/>
                        <w:gridCol w:w="1300"/>
                      </w:tblGrid>
                      <w:tr w:rsidR="007E1E14" w:rsidRPr="009A425F" w14:paraId="29CB5417" w14:textId="77777777" w:rsidTr="007D5E0F">
                        <w:trPr>
                          <w:gridAfter w:val="1"/>
                          <w:wAfter w:w="1300" w:type="dxa"/>
                          <w:trHeight w:val="320"/>
                        </w:trPr>
                        <w:tc>
                          <w:tcPr>
                            <w:tcW w:w="3900" w:type="dxa"/>
                            <w:tcBorders>
                              <w:top w:val="nil"/>
                              <w:left w:val="nil"/>
                              <w:bottom w:val="nil"/>
                              <w:right w:val="nil"/>
                            </w:tcBorders>
                            <w:shd w:val="clear" w:color="auto" w:fill="auto"/>
                            <w:noWrap/>
                            <w:vAlign w:val="bottom"/>
                            <w:hideMark/>
                          </w:tcPr>
                          <w:p w14:paraId="18615155" w14:textId="77777777" w:rsidR="007E1E14" w:rsidRDefault="007E1E14" w:rsidP="00193498">
                            <w:pPr>
                              <w:rPr>
                                <w:rFonts w:ascii="Calibri" w:hAnsi="Calibri" w:cs="Calibri"/>
                                <w:color w:val="000000"/>
                              </w:rPr>
                            </w:pPr>
                          </w:p>
                          <w:p w14:paraId="6879F57B" w14:textId="77777777" w:rsidR="007E1E14" w:rsidRPr="009A425F" w:rsidRDefault="007E1E14" w:rsidP="00193498">
                            <w:pPr>
                              <w:rPr>
                                <w:rFonts w:ascii="Calibri" w:hAnsi="Calibri" w:cs="Calibri"/>
                                <w:color w:val="000000"/>
                              </w:rPr>
                            </w:pPr>
                            <w:r w:rsidRPr="009A425F">
                              <w:rPr>
                                <w:rFonts w:ascii="Calibri" w:hAnsi="Calibri" w:cs="Calibri"/>
                                <w:color w:val="000000"/>
                              </w:rPr>
                              <w:t xml:space="preserve">&gt; </w:t>
                            </w:r>
                            <w:proofErr w:type="spellStart"/>
                            <w:proofErr w:type="gramStart"/>
                            <w:r w:rsidRPr="009A425F">
                              <w:rPr>
                                <w:rFonts w:ascii="Calibri" w:hAnsi="Calibri" w:cs="Calibri"/>
                                <w:color w:val="000000"/>
                              </w:rPr>
                              <w:t>summary</w:t>
                            </w:r>
                            <w:proofErr w:type="spellEnd"/>
                            <w:r w:rsidRPr="009A425F">
                              <w:rPr>
                                <w:rFonts w:ascii="Calibri" w:hAnsi="Calibri" w:cs="Calibri"/>
                                <w:color w:val="000000"/>
                              </w:rPr>
                              <w:t>(</w:t>
                            </w:r>
                            <w:proofErr w:type="spellStart"/>
                            <w:proofErr w:type="gramEnd"/>
                            <w:r w:rsidRPr="009A425F">
                              <w:rPr>
                                <w:rFonts w:ascii="Calibri" w:hAnsi="Calibri" w:cs="Calibri"/>
                                <w:color w:val="000000"/>
                              </w:rPr>
                              <w:t>UN$infantMortality</w:t>
                            </w:r>
                            <w:proofErr w:type="spellEnd"/>
                            <w:r w:rsidRPr="009A425F">
                              <w:rPr>
                                <w:rFonts w:ascii="Calibri" w:hAnsi="Calibri" w:cs="Calibri"/>
                                <w:color w:val="000000"/>
                              </w:rPr>
                              <w:t>)</w:t>
                            </w:r>
                          </w:p>
                        </w:tc>
                      </w:tr>
                      <w:tr w:rsidR="007E1E14" w:rsidRPr="009A425F" w14:paraId="717B87AA" w14:textId="77777777" w:rsidTr="007D5E0F">
                        <w:trPr>
                          <w:trHeight w:val="320"/>
                        </w:trPr>
                        <w:tc>
                          <w:tcPr>
                            <w:tcW w:w="5200" w:type="dxa"/>
                            <w:gridSpan w:val="2"/>
                            <w:tcBorders>
                              <w:top w:val="nil"/>
                              <w:left w:val="nil"/>
                              <w:bottom w:val="nil"/>
                              <w:right w:val="nil"/>
                            </w:tcBorders>
                            <w:shd w:val="clear" w:color="auto" w:fill="auto"/>
                            <w:noWrap/>
                            <w:vAlign w:val="bottom"/>
                            <w:hideMark/>
                          </w:tcPr>
                          <w:p w14:paraId="7865B91D" w14:textId="77777777" w:rsidR="007E1E14" w:rsidRPr="009A425F" w:rsidRDefault="007E1E14" w:rsidP="00193498">
                            <w:pPr>
                              <w:rPr>
                                <w:rFonts w:ascii="Calibri" w:hAnsi="Calibri" w:cs="Calibri"/>
                                <w:color w:val="000000"/>
                              </w:rPr>
                            </w:pPr>
                            <w:r w:rsidRPr="009A425F">
                              <w:rPr>
                                <w:rFonts w:ascii="Calibri" w:hAnsi="Calibri" w:cs="Calibri"/>
                                <w:color w:val="000000"/>
                                <w:lang w:val="en-US"/>
                              </w:rPr>
                              <w:t xml:space="preserve">   Min. 1st Qu.  Median    Mean 3rd Qu.    </w:t>
                            </w:r>
                            <w:r w:rsidRPr="009A425F">
                              <w:rPr>
                                <w:rFonts w:ascii="Calibri" w:hAnsi="Calibri" w:cs="Calibri"/>
                                <w:color w:val="000000"/>
                              </w:rPr>
                              <w:t xml:space="preserve">Max.    </w:t>
                            </w:r>
                            <w:proofErr w:type="spellStart"/>
                            <w:proofErr w:type="gramStart"/>
                            <w:r w:rsidRPr="009A425F">
                              <w:rPr>
                                <w:rFonts w:ascii="Calibri" w:hAnsi="Calibri" w:cs="Calibri"/>
                                <w:color w:val="000000"/>
                              </w:rPr>
                              <w:t>NA's</w:t>
                            </w:r>
                            <w:proofErr w:type="spellEnd"/>
                            <w:proofErr w:type="gramEnd"/>
                            <w:r w:rsidRPr="009A425F">
                              <w:rPr>
                                <w:rFonts w:ascii="Calibri" w:hAnsi="Calibri" w:cs="Calibri"/>
                                <w:color w:val="000000"/>
                              </w:rPr>
                              <w:t xml:space="preserve"> </w:t>
                            </w:r>
                          </w:p>
                        </w:tc>
                      </w:tr>
                      <w:tr w:rsidR="007E1E14" w:rsidRPr="009A425F" w14:paraId="343C9DF1" w14:textId="77777777" w:rsidTr="007D5E0F">
                        <w:trPr>
                          <w:trHeight w:val="320"/>
                        </w:trPr>
                        <w:tc>
                          <w:tcPr>
                            <w:tcW w:w="5200" w:type="dxa"/>
                            <w:gridSpan w:val="2"/>
                            <w:tcBorders>
                              <w:top w:val="nil"/>
                              <w:left w:val="nil"/>
                              <w:bottom w:val="nil"/>
                              <w:right w:val="nil"/>
                            </w:tcBorders>
                            <w:shd w:val="clear" w:color="auto" w:fill="auto"/>
                            <w:noWrap/>
                            <w:vAlign w:val="bottom"/>
                            <w:hideMark/>
                          </w:tcPr>
                          <w:p w14:paraId="2B1087F5" w14:textId="77777777" w:rsidR="007E1E14" w:rsidRPr="009A425F" w:rsidRDefault="007E1E14" w:rsidP="00193498">
                            <w:pPr>
                              <w:rPr>
                                <w:rFonts w:ascii="Calibri" w:hAnsi="Calibri" w:cs="Calibri"/>
                                <w:color w:val="000000"/>
                              </w:rPr>
                            </w:pPr>
                            <w:r w:rsidRPr="009A425F">
                              <w:rPr>
                                <w:rFonts w:ascii="Calibri" w:hAnsi="Calibri" w:cs="Calibri"/>
                                <w:color w:val="000000"/>
                              </w:rPr>
                              <w:t xml:space="preserve">  1.916   </w:t>
                            </w:r>
                            <w:proofErr w:type="gramStart"/>
                            <w:r w:rsidRPr="009A425F">
                              <w:rPr>
                                <w:rFonts w:ascii="Calibri" w:hAnsi="Calibri" w:cs="Calibri"/>
                                <w:color w:val="000000"/>
                              </w:rPr>
                              <w:t>7.019  19.007</w:t>
                            </w:r>
                            <w:proofErr w:type="gramEnd"/>
                            <w:r w:rsidRPr="009A425F">
                              <w:rPr>
                                <w:rFonts w:ascii="Calibri" w:hAnsi="Calibri" w:cs="Calibri"/>
                                <w:color w:val="000000"/>
                              </w:rPr>
                              <w:t xml:space="preserve">  29.440  44.477 124.535       6 </w:t>
                            </w:r>
                          </w:p>
                        </w:tc>
                      </w:tr>
                    </w:tbl>
                    <w:p w14:paraId="1483FB86" w14:textId="77777777" w:rsidR="007E1E14" w:rsidRDefault="007E1E14" w:rsidP="007E1E14"/>
                  </w:txbxContent>
                </v:textbox>
              </v:shape>
            </w:pict>
          </mc:Fallback>
        </mc:AlternateContent>
      </w:r>
      <w:r w:rsidR="007E1E14" w:rsidRPr="00F442CE">
        <w:rPr>
          <w:noProof/>
        </w:rPr>
        <w:drawing>
          <wp:inline distT="0" distB="0" distL="0" distR="0" wp14:anchorId="278DAE72" wp14:editId="016A0124">
            <wp:extent cx="2506885" cy="221428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1840" cy="2236326"/>
                    </a:xfrm>
                    <a:prstGeom prst="rect">
                      <a:avLst/>
                    </a:prstGeom>
                  </pic:spPr>
                </pic:pic>
              </a:graphicData>
            </a:graphic>
          </wp:inline>
        </w:drawing>
      </w:r>
      <w:r w:rsidR="007E1E14">
        <w:rPr>
          <w:noProof/>
        </w:rPr>
        <w:drawing>
          <wp:inline distT="0" distB="0" distL="0" distR="0" wp14:anchorId="5ABA7E9E" wp14:editId="3F986A9C">
            <wp:extent cx="3092450" cy="2420471"/>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plot_InfantMortality.png"/>
                    <pic:cNvPicPr/>
                  </pic:nvPicPr>
                  <pic:blipFill>
                    <a:blip r:embed="rId12">
                      <a:extLst>
                        <a:ext uri="{28A0092B-C50C-407E-A947-70E740481C1C}">
                          <a14:useLocalDpi xmlns:a14="http://schemas.microsoft.com/office/drawing/2010/main" val="0"/>
                        </a:ext>
                      </a:extLst>
                    </a:blip>
                    <a:stretch>
                      <a:fillRect/>
                    </a:stretch>
                  </pic:blipFill>
                  <pic:spPr>
                    <a:xfrm>
                      <a:off x="0" y="0"/>
                      <a:ext cx="3117188" cy="2439834"/>
                    </a:xfrm>
                    <a:prstGeom prst="rect">
                      <a:avLst/>
                    </a:prstGeom>
                  </pic:spPr>
                </pic:pic>
              </a:graphicData>
            </a:graphic>
          </wp:inline>
        </w:drawing>
      </w:r>
    </w:p>
    <w:p w14:paraId="3DEBD6F6" w14:textId="77777777" w:rsidR="00725E39" w:rsidRDefault="00725E39" w:rsidP="007E1E14"/>
    <w:p w14:paraId="1BA28039" w14:textId="77777777" w:rsidR="007E1E14" w:rsidRDefault="007E1E14" w:rsidP="007E1E14"/>
    <w:tbl>
      <w:tblPr>
        <w:tblW w:w="1300" w:type="dxa"/>
        <w:tblCellMar>
          <w:left w:w="70" w:type="dxa"/>
          <w:right w:w="70" w:type="dxa"/>
        </w:tblCellMar>
        <w:tblLook w:val="04A0" w:firstRow="1" w:lastRow="0" w:firstColumn="1" w:lastColumn="0" w:noHBand="0" w:noVBand="1"/>
      </w:tblPr>
      <w:tblGrid>
        <w:gridCol w:w="1300"/>
      </w:tblGrid>
      <w:tr w:rsidR="007E1E14" w:rsidRPr="009A425F" w14:paraId="46E4826A" w14:textId="77777777" w:rsidTr="00E4760B">
        <w:trPr>
          <w:trHeight w:val="320"/>
        </w:trPr>
        <w:tc>
          <w:tcPr>
            <w:tcW w:w="1300" w:type="dxa"/>
            <w:tcBorders>
              <w:top w:val="nil"/>
              <w:left w:val="nil"/>
              <w:bottom w:val="nil"/>
              <w:right w:val="nil"/>
            </w:tcBorders>
            <w:shd w:val="clear" w:color="auto" w:fill="auto"/>
            <w:noWrap/>
            <w:vAlign w:val="bottom"/>
            <w:hideMark/>
          </w:tcPr>
          <w:p w14:paraId="441DD0EA" w14:textId="77777777" w:rsidR="007E1E14" w:rsidRPr="009A425F" w:rsidRDefault="007E1E14" w:rsidP="00E4760B">
            <w:pPr>
              <w:rPr>
                <w:rFonts w:ascii="Calibri" w:hAnsi="Calibri" w:cs="Calibri"/>
                <w:color w:val="000000"/>
              </w:rPr>
            </w:pPr>
          </w:p>
        </w:tc>
      </w:tr>
    </w:tbl>
    <w:p w14:paraId="476BFB71" w14:textId="77777777" w:rsidR="007E1E14" w:rsidRDefault="007E1E14" w:rsidP="007E1E14">
      <w:r>
        <w:rPr>
          <w:noProof/>
        </w:rPr>
        <w:lastRenderedPageBreak/>
        <w:drawing>
          <wp:inline distT="0" distB="0" distL="0" distR="0" wp14:anchorId="553EC799" wp14:editId="647C2C1F">
            <wp:extent cx="2661920" cy="2132708"/>
            <wp:effectExtent l="0" t="0" r="508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atterplot_InfantMortal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4772" cy="2143005"/>
                    </a:xfrm>
                    <a:prstGeom prst="rect">
                      <a:avLst/>
                    </a:prstGeom>
                  </pic:spPr>
                </pic:pic>
              </a:graphicData>
            </a:graphic>
          </wp:inline>
        </w:drawing>
      </w:r>
      <w:r>
        <w:rPr>
          <w:noProof/>
        </w:rPr>
        <w:drawing>
          <wp:inline distT="0" distB="0" distL="0" distR="0" wp14:anchorId="0AB57E8D" wp14:editId="6FC4A02A">
            <wp:extent cx="2858881" cy="2079886"/>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Scatter_infantMortal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3211" cy="2112137"/>
                    </a:xfrm>
                    <a:prstGeom prst="rect">
                      <a:avLst/>
                    </a:prstGeom>
                  </pic:spPr>
                </pic:pic>
              </a:graphicData>
            </a:graphic>
          </wp:inline>
        </w:drawing>
      </w:r>
    </w:p>
    <w:p w14:paraId="1499FD36" w14:textId="77777777" w:rsidR="007E1E14" w:rsidRDefault="007E1E14" w:rsidP="007E1E14">
      <w:r>
        <w:t xml:space="preserve">Beim </w:t>
      </w:r>
      <w:proofErr w:type="spellStart"/>
      <w:r>
        <w:t>Scatterplott</w:t>
      </w:r>
      <w:proofErr w:type="spellEnd"/>
      <w:r>
        <w:t xml:space="preserve"> wurden beiden Daten </w:t>
      </w:r>
      <w:r w:rsidR="003A52E6">
        <w:t>aneinandergelegt</w:t>
      </w:r>
      <w:r>
        <w:t xml:space="preserve"> und miteinander verglichen. Dabei wurde festgestellt, dass diese Daten miteinander im Zusammenhang stehen. Dieser Zusammenhang ist jedoch nicht linear (keine Gerade). </w:t>
      </w:r>
    </w:p>
    <w:p w14:paraId="7293CE51" w14:textId="77777777" w:rsidR="007E1E14" w:rsidRDefault="007E1E14" w:rsidP="007E1E14">
      <w:r>
        <w:t xml:space="preserve">Auf dem rechten Bild wurden die Werte </w:t>
      </w:r>
      <w:r w:rsidR="003A52E6">
        <w:t>logarithmiert</w:t>
      </w:r>
      <w:r>
        <w:t xml:space="preserve"> und abermals via Scatterplot dargestellt. Zwar ist ein Streuungseffekt gegeben, jedoch ist eine Abhängigkeit zu erkennen. Daher wird ein Test auf Korrelation durchgeführt. </w:t>
      </w:r>
    </w:p>
    <w:p w14:paraId="2B5EE121" w14:textId="77777777" w:rsidR="007E1E14" w:rsidRPr="00A5108E" w:rsidRDefault="00990C2E" w:rsidP="007E1E14">
      <w:r w:rsidRPr="00A5108E">
        <w:t xml:space="preserve">Hypothesenaufstellung: </w:t>
      </w:r>
    </w:p>
    <w:p w14:paraId="71EF7172" w14:textId="77777777" w:rsidR="00990C2E" w:rsidRDefault="00990C2E" w:rsidP="007E1E14">
      <w:r w:rsidRPr="00990C2E">
        <w:t>H0: Korrelation ist g</w:t>
      </w:r>
      <w:r>
        <w:t>leich null.</w:t>
      </w:r>
    </w:p>
    <w:p w14:paraId="09E0270A" w14:textId="77777777" w:rsidR="00990C2E" w:rsidRPr="00990C2E" w:rsidRDefault="00990C2E" w:rsidP="007E1E14">
      <w:r w:rsidRPr="00990C2E">
        <w:t>HA: Korrelation ist nicht g</w:t>
      </w:r>
      <w:r>
        <w:t>leich null.</w:t>
      </w:r>
    </w:p>
    <w:p w14:paraId="77467196" w14:textId="77777777" w:rsidR="003A52E6" w:rsidRPr="00A5108E" w:rsidRDefault="003A52E6" w:rsidP="003A52E6">
      <w:pPr>
        <w:rPr>
          <w:lang w:val="en-US"/>
        </w:rPr>
      </w:pPr>
      <w:r w:rsidRPr="00A5108E">
        <w:rPr>
          <w:lang w:val="en-US"/>
        </w:rPr>
        <w:t xml:space="preserve">&gt; </w:t>
      </w:r>
      <w:proofErr w:type="spellStart"/>
      <w:r w:rsidRPr="00A5108E">
        <w:rPr>
          <w:lang w:val="en-US"/>
        </w:rPr>
        <w:t>cor.test</w:t>
      </w:r>
      <w:proofErr w:type="spellEnd"/>
      <w:r w:rsidRPr="00A5108E">
        <w:rPr>
          <w:lang w:val="en-US"/>
        </w:rPr>
        <w:t>(</w:t>
      </w:r>
      <w:proofErr w:type="gramStart"/>
      <w:r w:rsidRPr="00A5108E">
        <w:rPr>
          <w:lang w:val="en-US"/>
        </w:rPr>
        <w:t>log(</w:t>
      </w:r>
      <w:proofErr w:type="spellStart"/>
      <w:proofErr w:type="gramEnd"/>
      <w:r w:rsidRPr="00A5108E">
        <w:rPr>
          <w:lang w:val="en-US"/>
        </w:rPr>
        <w:t>UN$infantMortality</w:t>
      </w:r>
      <w:proofErr w:type="spellEnd"/>
      <w:r w:rsidRPr="00A5108E">
        <w:rPr>
          <w:lang w:val="en-US"/>
        </w:rPr>
        <w:t>), log(</w:t>
      </w:r>
      <w:proofErr w:type="spellStart"/>
      <w:r w:rsidRPr="00A5108E">
        <w:rPr>
          <w:lang w:val="en-US"/>
        </w:rPr>
        <w:t>UN$ppgdp</w:t>
      </w:r>
      <w:proofErr w:type="spellEnd"/>
      <w:r w:rsidRPr="00A5108E">
        <w:rPr>
          <w:lang w:val="en-US"/>
        </w:rPr>
        <w:t>))</w:t>
      </w:r>
    </w:p>
    <w:p w14:paraId="64808838" w14:textId="77777777" w:rsidR="003A52E6" w:rsidRPr="00A5108E" w:rsidRDefault="003A52E6" w:rsidP="003A52E6">
      <w:pPr>
        <w:rPr>
          <w:lang w:val="en-US"/>
        </w:rPr>
      </w:pPr>
    </w:p>
    <w:p w14:paraId="31F6A895" w14:textId="77777777" w:rsidR="003A52E6" w:rsidRPr="00C05442" w:rsidRDefault="003A52E6" w:rsidP="003A52E6">
      <w:pPr>
        <w:rPr>
          <w:lang w:val="en-US"/>
        </w:rPr>
      </w:pPr>
      <w:r w:rsidRPr="00A5108E">
        <w:rPr>
          <w:lang w:val="en-US"/>
        </w:rPr>
        <w:tab/>
      </w:r>
      <w:r w:rsidRPr="00C05442">
        <w:rPr>
          <w:lang w:val="en-US"/>
        </w:rPr>
        <w:t>Pearson's product-moment correlation</w:t>
      </w:r>
    </w:p>
    <w:p w14:paraId="5EAE269B" w14:textId="77777777" w:rsidR="003A52E6" w:rsidRPr="00C05442" w:rsidRDefault="003A52E6" w:rsidP="003A52E6">
      <w:pPr>
        <w:rPr>
          <w:lang w:val="en-US"/>
        </w:rPr>
      </w:pPr>
    </w:p>
    <w:p w14:paraId="5A0BF747" w14:textId="77777777" w:rsidR="003A52E6" w:rsidRPr="00C05442" w:rsidRDefault="003A52E6" w:rsidP="003A52E6">
      <w:pPr>
        <w:rPr>
          <w:lang w:val="en-US"/>
        </w:rPr>
      </w:pPr>
      <w:r w:rsidRPr="00C05442">
        <w:rPr>
          <w:lang w:val="en-US"/>
        </w:rPr>
        <w:t xml:space="preserve">data:  </w:t>
      </w:r>
      <w:proofErr w:type="gramStart"/>
      <w:r w:rsidRPr="00C05442">
        <w:rPr>
          <w:lang w:val="en-US"/>
        </w:rPr>
        <w:t>log(</w:t>
      </w:r>
      <w:proofErr w:type="spellStart"/>
      <w:proofErr w:type="gramEnd"/>
      <w:r w:rsidRPr="00C05442">
        <w:rPr>
          <w:lang w:val="en-US"/>
        </w:rPr>
        <w:t>UN$infantMortality</w:t>
      </w:r>
      <w:proofErr w:type="spellEnd"/>
      <w:r w:rsidRPr="00C05442">
        <w:rPr>
          <w:lang w:val="en-US"/>
        </w:rPr>
        <w:t>) and log(</w:t>
      </w:r>
      <w:proofErr w:type="spellStart"/>
      <w:r w:rsidRPr="00C05442">
        <w:rPr>
          <w:lang w:val="en-US"/>
        </w:rPr>
        <w:t>UN$ppgdp</w:t>
      </w:r>
      <w:proofErr w:type="spellEnd"/>
      <w:r w:rsidRPr="00C05442">
        <w:rPr>
          <w:lang w:val="en-US"/>
        </w:rPr>
        <w:t>)</w:t>
      </w:r>
    </w:p>
    <w:p w14:paraId="181A3902" w14:textId="77777777" w:rsidR="003A52E6" w:rsidRDefault="003A52E6" w:rsidP="003A52E6">
      <w:r>
        <w:t xml:space="preserve">t = -25.018, </w:t>
      </w:r>
      <w:proofErr w:type="spellStart"/>
      <w:r>
        <w:t>df</w:t>
      </w:r>
      <w:proofErr w:type="spellEnd"/>
      <w:r>
        <w:t xml:space="preserve"> = 191, p-</w:t>
      </w:r>
      <w:proofErr w:type="spellStart"/>
      <w:r>
        <w:t>value</w:t>
      </w:r>
      <w:proofErr w:type="spellEnd"/>
      <w:r>
        <w:t xml:space="preserve"> &lt; 2.2e-16</w:t>
      </w:r>
    </w:p>
    <w:p w14:paraId="4109CFE1" w14:textId="77777777" w:rsidR="003A52E6" w:rsidRPr="00C05442" w:rsidRDefault="003A52E6" w:rsidP="003A52E6">
      <w:pPr>
        <w:rPr>
          <w:lang w:val="en-US"/>
        </w:rPr>
      </w:pPr>
      <w:r w:rsidRPr="00C05442">
        <w:rPr>
          <w:lang w:val="en-US"/>
        </w:rPr>
        <w:t>alternative hypothesis: true correlation is not equal to 0</w:t>
      </w:r>
    </w:p>
    <w:p w14:paraId="3078AF86" w14:textId="77777777" w:rsidR="003A52E6" w:rsidRPr="00C05442" w:rsidRDefault="003A52E6" w:rsidP="003A52E6">
      <w:pPr>
        <w:rPr>
          <w:lang w:val="en-US"/>
        </w:rPr>
      </w:pPr>
      <w:r w:rsidRPr="00C05442">
        <w:rPr>
          <w:lang w:val="en-US"/>
        </w:rPr>
        <w:t>95 percent confidence interval:</w:t>
      </w:r>
    </w:p>
    <w:p w14:paraId="20F277C8" w14:textId="77777777" w:rsidR="003A52E6" w:rsidRPr="00C05442" w:rsidRDefault="003A52E6" w:rsidP="003A52E6">
      <w:pPr>
        <w:rPr>
          <w:lang w:val="en-US"/>
        </w:rPr>
      </w:pPr>
      <w:r w:rsidRPr="00C05442">
        <w:rPr>
          <w:lang w:val="en-US"/>
        </w:rPr>
        <w:t xml:space="preserve"> -0.9047107 -0.8376375</w:t>
      </w:r>
    </w:p>
    <w:p w14:paraId="10E9EDCE" w14:textId="77777777" w:rsidR="003A52E6" w:rsidRPr="00C05442" w:rsidRDefault="003A52E6" w:rsidP="003A52E6">
      <w:pPr>
        <w:rPr>
          <w:lang w:val="en-US"/>
        </w:rPr>
      </w:pPr>
      <w:r w:rsidRPr="00C05442">
        <w:rPr>
          <w:lang w:val="en-US"/>
        </w:rPr>
        <w:t>sample estimates:</w:t>
      </w:r>
    </w:p>
    <w:p w14:paraId="7954A983" w14:textId="77777777" w:rsidR="003A52E6" w:rsidRDefault="003A52E6" w:rsidP="003A52E6">
      <w:r w:rsidRPr="00C05442">
        <w:rPr>
          <w:lang w:val="en-US"/>
        </w:rPr>
        <w:t xml:space="preserve">       </w:t>
      </w:r>
      <w:proofErr w:type="spellStart"/>
      <w:r>
        <w:t>cor</w:t>
      </w:r>
      <w:proofErr w:type="spellEnd"/>
      <w:r>
        <w:t xml:space="preserve"> </w:t>
      </w:r>
    </w:p>
    <w:p w14:paraId="3FF7F0D7" w14:textId="77777777" w:rsidR="007E1E14" w:rsidRDefault="00990C2E" w:rsidP="007E1E14">
      <w:r>
        <w:t>-0.8753203</w:t>
      </w:r>
    </w:p>
    <w:p w14:paraId="25DF3176" w14:textId="77777777" w:rsidR="007E1E14" w:rsidRDefault="00990C2E" w:rsidP="007E1E14">
      <w:r>
        <w:t>t</w:t>
      </w:r>
      <w:r w:rsidR="007E1E14" w:rsidRPr="00990C2E">
        <w:t xml:space="preserve"> steht für die Teststatistik</w:t>
      </w:r>
      <w:r>
        <w:t xml:space="preserve"> und liegt bei 25,018; </w:t>
      </w:r>
      <w:proofErr w:type="spellStart"/>
      <w:r w:rsidR="007E1E14">
        <w:t>Df</w:t>
      </w:r>
      <w:proofErr w:type="spellEnd"/>
      <w:r w:rsidR="007E1E14">
        <w:t xml:space="preserve"> gibt die Freiheitsgrade an. </w:t>
      </w:r>
      <w:commentRangeStart w:id="0"/>
      <w:r w:rsidR="007E1E14">
        <w:t>Dadurch lässt sich die Anzahl der Stichproben ermitteln</w:t>
      </w:r>
      <w:commentRangeEnd w:id="0"/>
      <w:r w:rsidR="00FF2F84">
        <w:rPr>
          <w:rStyle w:val="Kommentarzeichen"/>
        </w:rPr>
        <w:commentReference w:id="0"/>
      </w:r>
      <w:r w:rsidR="007E1E14">
        <w:t xml:space="preserve">. </w:t>
      </w:r>
      <w:proofErr w:type="spellStart"/>
      <w:r w:rsidR="007E1E14">
        <w:t>Df</w:t>
      </w:r>
      <w:proofErr w:type="spellEnd"/>
      <w:r w:rsidR="007E1E14">
        <w:t xml:space="preserve">=191(+2) = 193 Gesamtproben. </w:t>
      </w:r>
    </w:p>
    <w:p w14:paraId="7E794F09" w14:textId="244AA958" w:rsidR="007E1E14" w:rsidRDefault="007E1E14" w:rsidP="007E1E14">
      <w:r>
        <w:t xml:space="preserve">Der p-Wert </w:t>
      </w:r>
      <w:r w:rsidR="00990C2E">
        <w:t xml:space="preserve">(2,2e-16) ist </w:t>
      </w:r>
      <w:r>
        <w:t xml:space="preserve">&lt; 0.05 </w:t>
      </w:r>
      <w:r w:rsidR="00990C2E">
        <w:t>und daher</w:t>
      </w:r>
      <w:r>
        <w:t xml:space="preserve"> </w:t>
      </w:r>
      <w:commentRangeStart w:id="1"/>
      <w:r>
        <w:t>hoch</w:t>
      </w:r>
      <w:commentRangeEnd w:id="1"/>
      <w:r w:rsidR="00FF2F84">
        <w:rPr>
          <w:rStyle w:val="Kommentarzeichen"/>
        </w:rPr>
        <w:commentReference w:id="1"/>
      </w:r>
      <w:r>
        <w:t xml:space="preserve"> signifikant</w:t>
      </w:r>
      <w:r w:rsidR="00990C2E">
        <w:t>. Dieser</w:t>
      </w:r>
      <w:r>
        <w:t xml:space="preserve"> gibt Auskunft darüber, dass die H0 verworfen werden kann. </w:t>
      </w:r>
      <w:commentRangeStart w:id="2"/>
      <w:r>
        <w:t>Der gesuchte Wert liegt zu 95% in einem Intervall zwischen -0.9047107 und -0.8376375.</w:t>
      </w:r>
      <w:commentRangeEnd w:id="2"/>
      <w:r w:rsidR="00FF2F84">
        <w:rPr>
          <w:rStyle w:val="Kommentarzeichen"/>
        </w:rPr>
        <w:commentReference w:id="2"/>
      </w:r>
      <w:r>
        <w:t xml:space="preserve"> </w:t>
      </w:r>
      <w:commentRangeStart w:id="3"/>
      <w:r>
        <w:t xml:space="preserve">Der </w:t>
      </w:r>
      <w:r w:rsidR="00990C2E">
        <w:t>geschätzte Korrelationsw</w:t>
      </w:r>
      <w:r>
        <w:t xml:space="preserve">ert </w:t>
      </w:r>
      <w:r w:rsidR="00990C2E">
        <w:t>(</w:t>
      </w:r>
      <w:r>
        <w:t>-0</w:t>
      </w:r>
      <w:ins w:id="4" w:author="Philipp Grafendorfer" w:date="2019-04-10T19:02:00Z">
        <w:r w:rsidR="007B5CD2">
          <w:t>.</w:t>
        </w:r>
      </w:ins>
      <w:r>
        <w:t>8753203</w:t>
      </w:r>
      <w:r w:rsidR="00990C2E">
        <w:t>)</w:t>
      </w:r>
      <w:r>
        <w:t xml:space="preserve"> gibt nun an, dass eine negative Korrelation </w:t>
      </w:r>
      <w:r>
        <w:lastRenderedPageBreak/>
        <w:t xml:space="preserve">vorliegt. </w:t>
      </w:r>
      <w:commentRangeEnd w:id="3"/>
      <w:r w:rsidR="00FF2F84">
        <w:rPr>
          <w:rStyle w:val="Kommentarzeichen"/>
        </w:rPr>
        <w:commentReference w:id="3"/>
      </w:r>
      <w:r>
        <w:t xml:space="preserve">Dies bedeutet, dass eine Erhöhung des Bruttoinlandsproduktes zu einer Verringerung der Kindersterblichkeit führt. </w:t>
      </w:r>
    </w:p>
    <w:p w14:paraId="0ED9FDF0" w14:textId="77777777" w:rsidR="00E728C1" w:rsidRPr="00E728C1" w:rsidRDefault="00E728C1" w:rsidP="007E1E14">
      <w:pPr>
        <w:rPr>
          <w:b/>
          <w:u w:val="single"/>
        </w:rPr>
      </w:pPr>
      <w:r w:rsidRPr="00037180">
        <w:rPr>
          <w:b/>
          <w:u w:val="single"/>
        </w:rPr>
        <w:t>Ist das Modell gültig?</w:t>
      </w:r>
    </w:p>
    <w:p w14:paraId="5BEFA8CB" w14:textId="77777777" w:rsidR="007E1E14" w:rsidRDefault="007E1E14" w:rsidP="007E1E14">
      <w:r>
        <w:rPr>
          <w:noProof/>
        </w:rPr>
        <w:drawing>
          <wp:inline distT="0" distB="0" distL="0" distR="0" wp14:anchorId="65416D42" wp14:editId="1A095C83">
            <wp:extent cx="2857500" cy="22733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duals vs fitted_infantMortality_ppgdp.png"/>
                    <pic:cNvPicPr/>
                  </pic:nvPicPr>
                  <pic:blipFill>
                    <a:blip r:embed="rId18">
                      <a:extLst>
                        <a:ext uri="{28A0092B-C50C-407E-A947-70E740481C1C}">
                          <a14:useLocalDpi xmlns:a14="http://schemas.microsoft.com/office/drawing/2010/main" val="0"/>
                        </a:ext>
                      </a:extLst>
                    </a:blip>
                    <a:stretch>
                      <a:fillRect/>
                    </a:stretch>
                  </pic:blipFill>
                  <pic:spPr>
                    <a:xfrm>
                      <a:off x="0" y="0"/>
                      <a:ext cx="2867333" cy="2281123"/>
                    </a:xfrm>
                    <a:prstGeom prst="rect">
                      <a:avLst/>
                    </a:prstGeom>
                  </pic:spPr>
                </pic:pic>
              </a:graphicData>
            </a:graphic>
          </wp:inline>
        </w:drawing>
      </w:r>
      <w:r>
        <w:rPr>
          <w:noProof/>
        </w:rPr>
        <w:drawing>
          <wp:inline distT="0" distB="0" distL="0" distR="0" wp14:anchorId="742ED7C4" wp14:editId="441873A9">
            <wp:extent cx="2679355" cy="2209165"/>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_InfantMortality_ppgdp Kopie.png"/>
                    <pic:cNvPicPr/>
                  </pic:nvPicPr>
                  <pic:blipFill>
                    <a:blip r:embed="rId19">
                      <a:extLst>
                        <a:ext uri="{28A0092B-C50C-407E-A947-70E740481C1C}">
                          <a14:useLocalDpi xmlns:a14="http://schemas.microsoft.com/office/drawing/2010/main" val="0"/>
                        </a:ext>
                      </a:extLst>
                    </a:blip>
                    <a:stretch>
                      <a:fillRect/>
                    </a:stretch>
                  </pic:blipFill>
                  <pic:spPr>
                    <a:xfrm>
                      <a:off x="0" y="0"/>
                      <a:ext cx="2716140" cy="2239495"/>
                    </a:xfrm>
                    <a:prstGeom prst="rect">
                      <a:avLst/>
                    </a:prstGeom>
                  </pic:spPr>
                </pic:pic>
              </a:graphicData>
            </a:graphic>
          </wp:inline>
        </w:drawing>
      </w:r>
      <w:r>
        <w:rPr>
          <w:noProof/>
        </w:rPr>
        <w:drawing>
          <wp:inline distT="0" distB="0" distL="0" distR="0" wp14:anchorId="791A052A" wp14:editId="7645163D">
            <wp:extent cx="2717800" cy="2536613"/>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ale_location_InfantMortality_ppgdp.png"/>
                    <pic:cNvPicPr/>
                  </pic:nvPicPr>
                  <pic:blipFill>
                    <a:blip r:embed="rId20">
                      <a:extLst>
                        <a:ext uri="{28A0092B-C50C-407E-A947-70E740481C1C}">
                          <a14:useLocalDpi xmlns:a14="http://schemas.microsoft.com/office/drawing/2010/main" val="0"/>
                        </a:ext>
                      </a:extLst>
                    </a:blip>
                    <a:stretch>
                      <a:fillRect/>
                    </a:stretch>
                  </pic:blipFill>
                  <pic:spPr>
                    <a:xfrm>
                      <a:off x="0" y="0"/>
                      <a:ext cx="2724070" cy="2542465"/>
                    </a:xfrm>
                    <a:prstGeom prst="rect">
                      <a:avLst/>
                    </a:prstGeom>
                  </pic:spPr>
                </pic:pic>
              </a:graphicData>
            </a:graphic>
          </wp:inline>
        </w:drawing>
      </w:r>
      <w:r>
        <w:rPr>
          <w:noProof/>
        </w:rPr>
        <w:drawing>
          <wp:inline distT="0" distB="0" distL="0" distR="0" wp14:anchorId="53731746" wp14:editId="0150AEAD">
            <wp:extent cx="2984428" cy="2541270"/>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rage_InfantMortality_ppgdp.png"/>
                    <pic:cNvPicPr/>
                  </pic:nvPicPr>
                  <pic:blipFill>
                    <a:blip r:embed="rId21">
                      <a:extLst>
                        <a:ext uri="{28A0092B-C50C-407E-A947-70E740481C1C}">
                          <a14:useLocalDpi xmlns:a14="http://schemas.microsoft.com/office/drawing/2010/main" val="0"/>
                        </a:ext>
                      </a:extLst>
                    </a:blip>
                    <a:stretch>
                      <a:fillRect/>
                    </a:stretch>
                  </pic:blipFill>
                  <pic:spPr>
                    <a:xfrm>
                      <a:off x="0" y="0"/>
                      <a:ext cx="3020239" cy="2571763"/>
                    </a:xfrm>
                    <a:prstGeom prst="rect">
                      <a:avLst/>
                    </a:prstGeom>
                  </pic:spPr>
                </pic:pic>
              </a:graphicData>
            </a:graphic>
          </wp:inline>
        </w:drawing>
      </w:r>
    </w:p>
    <w:p w14:paraId="142B4DF6" w14:textId="77777777" w:rsidR="007E1E14" w:rsidRDefault="007E1E14" w:rsidP="007E1E14"/>
    <w:p w14:paraId="5C5AA484" w14:textId="77777777" w:rsidR="007E1E14" w:rsidRPr="002D7C29" w:rsidRDefault="007E1E14" w:rsidP="007E1E14">
      <w:pPr>
        <w:pStyle w:val="StandardWeb"/>
        <w:numPr>
          <w:ilvl w:val="0"/>
          <w:numId w:val="2"/>
        </w:numPr>
        <w:rPr>
          <w:rFonts w:ascii="CMR10" w:hAnsi="CMR10"/>
          <w:sz w:val="22"/>
          <w:szCs w:val="22"/>
        </w:rPr>
      </w:pPr>
      <w:r>
        <w:rPr>
          <w:rFonts w:ascii="CMR10" w:hAnsi="CMR10"/>
          <w:sz w:val="22"/>
          <w:szCs w:val="22"/>
        </w:rPr>
        <w:t xml:space="preserve">Bei dem Plot </w:t>
      </w:r>
      <w:proofErr w:type="spellStart"/>
      <w:r>
        <w:rPr>
          <w:rFonts w:ascii="CMR10" w:hAnsi="CMR10"/>
          <w:sz w:val="22"/>
          <w:szCs w:val="22"/>
        </w:rPr>
        <w:t>Residuals</w:t>
      </w:r>
      <w:proofErr w:type="spellEnd"/>
      <w:r>
        <w:rPr>
          <w:rFonts w:ascii="CMR10" w:hAnsi="CMR10"/>
          <w:sz w:val="22"/>
          <w:szCs w:val="22"/>
        </w:rPr>
        <w:t xml:space="preserve"> vs. </w:t>
      </w:r>
      <w:proofErr w:type="spellStart"/>
      <w:r>
        <w:rPr>
          <w:rFonts w:ascii="CMR10" w:hAnsi="CMR10"/>
          <w:sz w:val="22"/>
          <w:szCs w:val="22"/>
        </w:rPr>
        <w:t>Fitted</w:t>
      </w:r>
      <w:proofErr w:type="spellEnd"/>
      <w:r>
        <w:rPr>
          <w:rFonts w:ascii="CMR10" w:hAnsi="CMR10"/>
          <w:sz w:val="22"/>
          <w:szCs w:val="22"/>
        </w:rPr>
        <w:t xml:space="preserve"> werden die Residuen gegen die vom Model vorhergesagten Werte aufgetragen. Die Schwankungsbreite der Daten erstreckt sich von -1 bis +2. Die Linie weist Schwankungen im negativen Skalenbereich auf, diese Schwankung ist jedoch nur schwach ausgeprägt. </w:t>
      </w:r>
      <w:commentRangeStart w:id="5"/>
      <w:r w:rsidRPr="00762E4F">
        <w:rPr>
          <w:rFonts w:ascii="CMR10" w:hAnsi="CMR10"/>
          <w:sz w:val="22"/>
          <w:szCs w:val="22"/>
          <w:highlight w:val="yellow"/>
        </w:rPr>
        <w:t xml:space="preserve">Sowohl xi wie auch </w:t>
      </w:r>
      <w:proofErr w:type="spellStart"/>
      <w:r w:rsidRPr="00762E4F">
        <w:rPr>
          <w:rFonts w:ascii="CMR10" w:hAnsi="CMR10"/>
          <w:sz w:val="22"/>
          <w:szCs w:val="22"/>
          <w:highlight w:val="yellow"/>
        </w:rPr>
        <w:t>xj</w:t>
      </w:r>
      <w:proofErr w:type="spellEnd"/>
      <w:r w:rsidRPr="00762E4F">
        <w:rPr>
          <w:rFonts w:ascii="CMR10" w:hAnsi="CMR10"/>
          <w:sz w:val="22"/>
          <w:szCs w:val="22"/>
          <w:highlight w:val="yellow"/>
        </w:rPr>
        <w:t xml:space="preserve"> sind unabhängig und </w:t>
      </w:r>
      <w:proofErr w:type="spellStart"/>
      <w:r w:rsidRPr="00762E4F">
        <w:rPr>
          <w:rFonts w:ascii="CMR10" w:hAnsi="CMR10"/>
          <w:sz w:val="22"/>
          <w:szCs w:val="22"/>
          <w:highlight w:val="yellow"/>
        </w:rPr>
        <w:t>unkorelliert</w:t>
      </w:r>
      <w:proofErr w:type="spellEnd"/>
      <w:r w:rsidRPr="00762E4F">
        <w:rPr>
          <w:rFonts w:ascii="CMR10" w:hAnsi="CMR10"/>
          <w:sz w:val="22"/>
          <w:szCs w:val="22"/>
          <w:highlight w:val="yellow"/>
        </w:rPr>
        <w:t xml:space="preserve"> u</w:t>
      </w:r>
      <w:r>
        <w:rPr>
          <w:rFonts w:ascii="CMR10" w:hAnsi="CMR10"/>
          <w:sz w:val="22"/>
          <w:szCs w:val="22"/>
        </w:rPr>
        <w:t xml:space="preserve">nd haben keinen linearen Zusammenhang. </w:t>
      </w:r>
      <w:commentRangeEnd w:id="5"/>
      <w:r w:rsidR="00FF2F84">
        <w:rPr>
          <w:rStyle w:val="Kommentarzeichen"/>
          <w:rFonts w:asciiTheme="minorHAnsi" w:eastAsiaTheme="minorHAnsi" w:hAnsiTheme="minorHAnsi" w:cstheme="minorBidi"/>
          <w:lang w:eastAsia="en-US"/>
        </w:rPr>
        <w:commentReference w:id="5"/>
      </w:r>
      <w:r>
        <w:rPr>
          <w:rFonts w:ascii="CMR10" w:hAnsi="CMR10"/>
          <w:sz w:val="22"/>
          <w:szCs w:val="22"/>
        </w:rPr>
        <w:t>Dadurch ist die erste Bedingung für die lineare Korrelation erfüllt</w:t>
      </w:r>
      <w:r w:rsidRPr="00762E4F">
        <w:rPr>
          <w:rFonts w:ascii="CMR10" w:hAnsi="CMR10"/>
          <w:sz w:val="22"/>
          <w:szCs w:val="22"/>
          <w:highlight w:val="yellow"/>
        </w:rPr>
        <w:t>. Der Erwartungswert der Residuen verläuft bei 0,</w:t>
      </w:r>
      <w:r>
        <w:rPr>
          <w:rFonts w:ascii="CMR10" w:hAnsi="CMR10"/>
          <w:sz w:val="22"/>
          <w:szCs w:val="22"/>
        </w:rPr>
        <w:t xml:space="preserve"> wodurch die zweite Voraussetzung erfüllt ist. Es sind 3 von 193 Werten erkennbar, die außerhalb liegen- diese Anzahl ist jedoch gerechtfertigt. Damit ist auch die 3. Voraussetzung (</w:t>
      </w:r>
      <w:proofErr w:type="spellStart"/>
      <w:r>
        <w:rPr>
          <w:rFonts w:ascii="CMR10" w:hAnsi="CMR10"/>
          <w:sz w:val="22"/>
          <w:szCs w:val="22"/>
        </w:rPr>
        <w:t>iid</w:t>
      </w:r>
      <w:proofErr w:type="spellEnd"/>
      <w:r>
        <w:rPr>
          <w:rFonts w:ascii="CMR10" w:hAnsi="CMR10"/>
          <w:sz w:val="22"/>
          <w:szCs w:val="22"/>
        </w:rPr>
        <w:t xml:space="preserve"> ist gleichmäßig verteilt) erfüllt. Es sind 3 ausreißende Daten zu erkennen (5, 60, 69)</w:t>
      </w:r>
    </w:p>
    <w:p w14:paraId="1C66471A" w14:textId="670AA3A0" w:rsidR="007E1E14" w:rsidRDefault="007E1E14" w:rsidP="007E1E14">
      <w:pPr>
        <w:pStyle w:val="StandardWeb"/>
        <w:numPr>
          <w:ilvl w:val="0"/>
          <w:numId w:val="2"/>
        </w:numPr>
        <w:rPr>
          <w:rFonts w:ascii="CMR10" w:hAnsi="CMR10"/>
          <w:sz w:val="22"/>
          <w:szCs w:val="22"/>
        </w:rPr>
      </w:pPr>
      <w:r>
        <w:rPr>
          <w:rFonts w:ascii="CMR10" w:hAnsi="CMR10"/>
          <w:sz w:val="22"/>
          <w:szCs w:val="22"/>
        </w:rPr>
        <w:t xml:space="preserve">Im Quantil-Quantil Plot werden die standardisierten Residuen gegen die Normalverteilung aufgetragen. Es liegt links ein leichter Rand vor und rechts ein schwerer Rand. Dies spricht </w:t>
      </w:r>
      <w:r w:rsidRPr="00853FB9">
        <w:rPr>
          <w:rFonts w:ascii="CMR10" w:hAnsi="CMR10"/>
          <w:sz w:val="22"/>
          <w:szCs w:val="22"/>
          <w:highlight w:val="yellow"/>
        </w:rPr>
        <w:t xml:space="preserve">gegen eine Normalverteilung der </w:t>
      </w:r>
      <w:del w:id="6" w:author="Philipp Grafendorfer" w:date="2019-04-10T19:04:00Z">
        <w:r w:rsidRPr="00853FB9" w:rsidDel="009C436E">
          <w:rPr>
            <w:rFonts w:ascii="CMR10" w:hAnsi="CMR10"/>
            <w:sz w:val="22"/>
            <w:szCs w:val="22"/>
            <w:highlight w:val="yellow"/>
          </w:rPr>
          <w:delText>Daten</w:delText>
        </w:r>
      </w:del>
      <w:ins w:id="7" w:author="Philipp Grafendorfer" w:date="2019-04-10T19:04:00Z">
        <w:r w:rsidR="009C436E">
          <w:rPr>
            <w:rFonts w:ascii="CMR10" w:hAnsi="CMR10"/>
            <w:sz w:val="22"/>
            <w:szCs w:val="22"/>
          </w:rPr>
          <w:t>Residuen</w:t>
        </w:r>
      </w:ins>
      <w:r>
        <w:rPr>
          <w:rFonts w:ascii="CMR10" w:hAnsi="CMR10"/>
          <w:sz w:val="22"/>
          <w:szCs w:val="22"/>
        </w:rPr>
        <w:t xml:space="preserve">. </w:t>
      </w:r>
    </w:p>
    <w:p w14:paraId="1AC2808C" w14:textId="77777777" w:rsidR="00853FB9" w:rsidRDefault="007E1E14" w:rsidP="00853FB9">
      <w:pPr>
        <w:numPr>
          <w:ilvl w:val="0"/>
          <w:numId w:val="2"/>
        </w:numPr>
        <w:spacing w:before="100" w:beforeAutospacing="1" w:after="100" w:afterAutospacing="1" w:line="240" w:lineRule="auto"/>
        <w:rPr>
          <w:rFonts w:ascii="CMR10" w:hAnsi="CMR10"/>
        </w:rPr>
      </w:pPr>
      <w:r>
        <w:rPr>
          <w:rFonts w:ascii="CMR10" w:hAnsi="CMR10"/>
        </w:rPr>
        <w:t>Der</w:t>
      </w:r>
      <w:r w:rsidRPr="00935E4F">
        <w:rPr>
          <w:rFonts w:ascii="CMR10" w:hAnsi="CMR10"/>
        </w:rPr>
        <w:t xml:space="preserve"> </w:t>
      </w:r>
      <w:proofErr w:type="spellStart"/>
      <w:r w:rsidRPr="00935E4F">
        <w:rPr>
          <w:rFonts w:ascii="CMR10" w:hAnsi="CMR10"/>
        </w:rPr>
        <w:t>Scale</w:t>
      </w:r>
      <w:proofErr w:type="spellEnd"/>
      <w:r w:rsidRPr="00935E4F">
        <w:rPr>
          <w:rFonts w:ascii="CMR10" w:hAnsi="CMR10"/>
        </w:rPr>
        <w:t xml:space="preserve"> Location Plot</w:t>
      </w:r>
      <w:r>
        <w:rPr>
          <w:rFonts w:ascii="CMR10" w:hAnsi="CMR10"/>
        </w:rPr>
        <w:t xml:space="preserve"> zeigt den Verlauf der Standardabweichung der Residuen über den dargestellten Bereich. </w:t>
      </w:r>
      <w:r w:rsidRPr="00935E4F">
        <w:rPr>
          <w:rFonts w:ascii="CMR10" w:hAnsi="CMR10"/>
        </w:rPr>
        <w:t>der es erm</w:t>
      </w:r>
      <w:r>
        <w:rPr>
          <w:rFonts w:ascii="CMR10" w:hAnsi="CMR10"/>
        </w:rPr>
        <w:t>ö</w:t>
      </w:r>
      <w:r w:rsidRPr="00935E4F">
        <w:rPr>
          <w:rFonts w:ascii="CMR10" w:hAnsi="CMR10"/>
        </w:rPr>
        <w:t xml:space="preserve">glicht zu analysieren, ob die Standardabweichung der Residuen </w:t>
      </w:r>
      <w:r>
        <w:rPr>
          <w:rFonts w:ascii="CMR10" w:hAnsi="CMR10"/>
        </w:rPr>
        <w:t>ü</w:t>
      </w:r>
      <w:r w:rsidRPr="00935E4F">
        <w:rPr>
          <w:rFonts w:ascii="CMR10" w:hAnsi="CMR10"/>
        </w:rPr>
        <w:t xml:space="preserve">ber den Bereich </w:t>
      </w:r>
      <w:proofErr w:type="gramStart"/>
      <w:r w:rsidRPr="00935E4F">
        <w:rPr>
          <w:rFonts w:ascii="CMR10" w:hAnsi="CMR10"/>
        </w:rPr>
        <w:t>der erkl</w:t>
      </w:r>
      <w:r>
        <w:rPr>
          <w:rFonts w:ascii="CMR10" w:hAnsi="CMR10"/>
        </w:rPr>
        <w:t>ä</w:t>
      </w:r>
      <w:r w:rsidRPr="00935E4F">
        <w:rPr>
          <w:rFonts w:ascii="CMR10" w:hAnsi="CMR10"/>
        </w:rPr>
        <w:t>rten Variable</w:t>
      </w:r>
      <w:proofErr w:type="gramEnd"/>
      <w:r w:rsidRPr="00935E4F">
        <w:rPr>
          <w:rFonts w:ascii="CMR10" w:hAnsi="CMR10"/>
        </w:rPr>
        <w:t xml:space="preserve"> gleich bleibt. </w:t>
      </w:r>
      <w:r>
        <w:rPr>
          <w:rFonts w:ascii="CMR10" w:hAnsi="CMR10"/>
        </w:rPr>
        <w:t xml:space="preserve">Der Verlauf zeigt </w:t>
      </w:r>
      <w:r>
        <w:rPr>
          <w:rFonts w:ascii="CMR10" w:hAnsi="CMR10"/>
        </w:rPr>
        <w:lastRenderedPageBreak/>
        <w:t xml:space="preserve">keine Trichterbildung. Dies </w:t>
      </w:r>
      <w:proofErr w:type="spellStart"/>
      <w:r>
        <w:rPr>
          <w:rFonts w:ascii="CMR10" w:hAnsi="CMR10"/>
        </w:rPr>
        <w:t>deuetet</w:t>
      </w:r>
      <w:proofErr w:type="spellEnd"/>
      <w:r>
        <w:rPr>
          <w:rFonts w:ascii="CMR10" w:hAnsi="CMR10"/>
        </w:rPr>
        <w:t xml:space="preserve"> auf eine relative Homogenität der Daten hin. Daher ist Homoskedastizität gegeben und somit die 4. Voraussetzung erfüllt. </w:t>
      </w:r>
    </w:p>
    <w:p w14:paraId="32CA3501" w14:textId="77777777" w:rsidR="007E1E14" w:rsidRPr="00853FB9" w:rsidRDefault="007E1E14" w:rsidP="00853FB9">
      <w:pPr>
        <w:numPr>
          <w:ilvl w:val="0"/>
          <w:numId w:val="2"/>
        </w:numPr>
        <w:spacing w:before="100" w:beforeAutospacing="1" w:after="100" w:afterAutospacing="1" w:line="240" w:lineRule="auto"/>
        <w:rPr>
          <w:rFonts w:ascii="CMR10" w:hAnsi="CMR10"/>
        </w:rPr>
      </w:pPr>
      <w:r w:rsidRPr="00853FB9">
        <w:rPr>
          <w:rFonts w:ascii="CMR10" w:hAnsi="CMR10"/>
        </w:rPr>
        <w:t xml:space="preserve">Die </w:t>
      </w:r>
      <w:proofErr w:type="spellStart"/>
      <w:proofErr w:type="gramStart"/>
      <w:r w:rsidRPr="00853FB9">
        <w:rPr>
          <w:rFonts w:ascii="CMR10" w:hAnsi="CMR10"/>
        </w:rPr>
        <w:t>Cook`s</w:t>
      </w:r>
      <w:proofErr w:type="spellEnd"/>
      <w:proofErr w:type="gramEnd"/>
      <w:r w:rsidRPr="00853FB9">
        <w:rPr>
          <w:rFonts w:ascii="CMR10" w:hAnsi="CMR10"/>
        </w:rPr>
        <w:t xml:space="preserve"> Distanz analysiert die Datenpunkte und gewichtet diese. Wenn sich Datenpunkte im Datensatz befinden, </w:t>
      </w:r>
      <w:commentRangeStart w:id="8"/>
      <w:r w:rsidRPr="00853FB9">
        <w:rPr>
          <w:rFonts w:ascii="CMR10" w:hAnsi="CMR10"/>
        </w:rPr>
        <w:t>welche signifikant zu einem anderen Ergebnis führen würden, werden diese in Form einer Distanz angezeigt.</w:t>
      </w:r>
      <w:commentRangeEnd w:id="8"/>
      <w:r w:rsidR="00813F29">
        <w:rPr>
          <w:rStyle w:val="Kommentarzeichen"/>
        </w:rPr>
        <w:commentReference w:id="8"/>
      </w:r>
      <w:r w:rsidRPr="00853FB9">
        <w:rPr>
          <w:rFonts w:ascii="CMR10" w:hAnsi="CMR10"/>
        </w:rPr>
        <w:t xml:space="preserve"> Werte mit einer höheren Distanz als „1“ werden als besorgniserregend bezeichnet, da sie zu einem „aushebeln“ bzw. Kippen der Gerade führe könnte (Hebelwirkung). Keiner der Datenpunkte in dem gezeigten Plot weist eine Distanz von ±1 auf</w:t>
      </w:r>
      <w:r w:rsidR="00853FB9">
        <w:rPr>
          <w:rFonts w:ascii="CMR10" w:hAnsi="CMR10"/>
        </w:rPr>
        <w:t xml:space="preserve">. </w:t>
      </w:r>
    </w:p>
    <w:p w14:paraId="12603F68" w14:textId="77777777" w:rsidR="007E1E14" w:rsidRDefault="007E1E14" w:rsidP="007E1E14"/>
    <w:p w14:paraId="116D3CAB" w14:textId="77777777" w:rsidR="00E728C1" w:rsidRPr="00E728C1" w:rsidRDefault="00E728C1" w:rsidP="007E1E14">
      <w:pPr>
        <w:rPr>
          <w:b/>
          <w:u w:val="single"/>
        </w:rPr>
      </w:pPr>
      <w:r w:rsidRPr="00037180">
        <w:rPr>
          <w:b/>
          <w:u w:val="single"/>
        </w:rPr>
        <w:t>Wie gut ist das Modell?</w:t>
      </w:r>
    </w:p>
    <w:p w14:paraId="26BD3554" w14:textId="77777777" w:rsidR="007E1E14" w:rsidRPr="004C620F" w:rsidRDefault="007E1E14" w:rsidP="007E1E14">
      <w:pPr>
        <w:rPr>
          <w:lang w:val="en-US"/>
        </w:rPr>
      </w:pPr>
      <w:commentRangeStart w:id="9"/>
      <w:r w:rsidRPr="004C620F">
        <w:rPr>
          <w:lang w:val="en-US"/>
        </w:rPr>
        <w:t>&gt; summary(</w:t>
      </w:r>
      <w:proofErr w:type="spellStart"/>
      <w:r w:rsidRPr="004C620F">
        <w:rPr>
          <w:lang w:val="en-US"/>
        </w:rPr>
        <w:t>lmUN</w:t>
      </w:r>
      <w:proofErr w:type="spellEnd"/>
      <w:r w:rsidRPr="004C620F">
        <w:rPr>
          <w:lang w:val="en-US"/>
        </w:rPr>
        <w:t>)</w:t>
      </w:r>
      <w:commentRangeEnd w:id="9"/>
      <w:r w:rsidR="00813F29">
        <w:rPr>
          <w:rStyle w:val="Kommentarzeichen"/>
        </w:rPr>
        <w:commentReference w:id="9"/>
      </w:r>
    </w:p>
    <w:p w14:paraId="43B39CC0"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Call:</w:t>
      </w:r>
    </w:p>
    <w:p w14:paraId="5C91454B"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057E0D">
        <w:rPr>
          <w:rFonts w:ascii="Lucida Console" w:eastAsia="Times New Roman" w:hAnsi="Lucida Console" w:cs="Courier New"/>
          <w:color w:val="000000"/>
          <w:sz w:val="20"/>
          <w:szCs w:val="20"/>
          <w:bdr w:val="none" w:sz="0" w:space="0" w:color="auto" w:frame="1"/>
          <w:lang w:val="en-US" w:eastAsia="de-AT"/>
        </w:rPr>
        <w:t>lm</w:t>
      </w:r>
      <w:proofErr w:type="spellEnd"/>
      <w:r w:rsidRPr="00057E0D">
        <w:rPr>
          <w:rFonts w:ascii="Lucida Console" w:eastAsia="Times New Roman" w:hAnsi="Lucida Console" w:cs="Courier New"/>
          <w:color w:val="000000"/>
          <w:sz w:val="20"/>
          <w:szCs w:val="20"/>
          <w:bdr w:val="none" w:sz="0" w:space="0" w:color="auto" w:frame="1"/>
          <w:lang w:val="en-US" w:eastAsia="de-AT"/>
        </w:rPr>
        <w:t>(</w:t>
      </w:r>
      <w:proofErr w:type="gramEnd"/>
      <w:r w:rsidRPr="00057E0D">
        <w:rPr>
          <w:rFonts w:ascii="Lucida Console" w:eastAsia="Times New Roman" w:hAnsi="Lucida Console" w:cs="Courier New"/>
          <w:color w:val="000000"/>
          <w:sz w:val="20"/>
          <w:szCs w:val="20"/>
          <w:bdr w:val="none" w:sz="0" w:space="0" w:color="auto" w:frame="1"/>
          <w:lang w:val="en-US" w:eastAsia="de-AT"/>
        </w:rPr>
        <w:t>formula = log(</w:t>
      </w:r>
      <w:proofErr w:type="spellStart"/>
      <w:r w:rsidRPr="00057E0D">
        <w:rPr>
          <w:rFonts w:ascii="Lucida Console" w:eastAsia="Times New Roman" w:hAnsi="Lucida Console" w:cs="Courier New"/>
          <w:color w:val="000000"/>
          <w:sz w:val="20"/>
          <w:szCs w:val="20"/>
          <w:bdr w:val="none" w:sz="0" w:space="0" w:color="auto" w:frame="1"/>
          <w:lang w:val="en-US" w:eastAsia="de-AT"/>
        </w:rPr>
        <w:t>UN$infantMortality</w:t>
      </w:r>
      <w:proofErr w:type="spellEnd"/>
      <w:r w:rsidRPr="00057E0D">
        <w:rPr>
          <w:rFonts w:ascii="Lucida Console" w:eastAsia="Times New Roman" w:hAnsi="Lucida Console" w:cs="Courier New"/>
          <w:color w:val="000000"/>
          <w:sz w:val="20"/>
          <w:szCs w:val="20"/>
          <w:bdr w:val="none" w:sz="0" w:space="0" w:color="auto" w:frame="1"/>
          <w:lang w:val="en-US" w:eastAsia="de-AT"/>
        </w:rPr>
        <w:t>) ~ log(</w:t>
      </w:r>
      <w:proofErr w:type="spellStart"/>
      <w:r w:rsidRPr="00057E0D">
        <w:rPr>
          <w:rFonts w:ascii="Lucida Console" w:eastAsia="Times New Roman" w:hAnsi="Lucida Console" w:cs="Courier New"/>
          <w:color w:val="000000"/>
          <w:sz w:val="20"/>
          <w:szCs w:val="20"/>
          <w:bdr w:val="none" w:sz="0" w:space="0" w:color="auto" w:frame="1"/>
          <w:lang w:val="en-US" w:eastAsia="de-AT"/>
        </w:rPr>
        <w:t>UN$ppgdp</w:t>
      </w:r>
      <w:proofErr w:type="spellEnd"/>
      <w:r w:rsidRPr="00057E0D">
        <w:rPr>
          <w:rFonts w:ascii="Lucida Console" w:eastAsia="Times New Roman" w:hAnsi="Lucida Console" w:cs="Courier New"/>
          <w:color w:val="000000"/>
          <w:sz w:val="20"/>
          <w:szCs w:val="20"/>
          <w:bdr w:val="none" w:sz="0" w:space="0" w:color="auto" w:frame="1"/>
          <w:lang w:val="en-US" w:eastAsia="de-AT"/>
        </w:rPr>
        <w:t>))</w:t>
      </w:r>
    </w:p>
    <w:p w14:paraId="4C1C3C64"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7245A29D"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Residuals:</w:t>
      </w:r>
    </w:p>
    <w:p w14:paraId="747C5C84"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 xml:space="preserve">     Min       1Q   Median       3Q      Max </w:t>
      </w:r>
    </w:p>
    <w:p w14:paraId="61F61AFA"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-1.16789 -0.36738 -0.</w:t>
      </w:r>
      <w:proofErr w:type="gramStart"/>
      <w:r w:rsidRPr="00057E0D">
        <w:rPr>
          <w:rFonts w:ascii="Lucida Console" w:eastAsia="Times New Roman" w:hAnsi="Lucida Console" w:cs="Courier New"/>
          <w:color w:val="000000"/>
          <w:sz w:val="20"/>
          <w:szCs w:val="20"/>
          <w:bdr w:val="none" w:sz="0" w:space="0" w:color="auto" w:frame="1"/>
          <w:lang w:val="en-US" w:eastAsia="de-AT"/>
        </w:rPr>
        <w:t>02351  0.24544</w:t>
      </w:r>
      <w:proofErr w:type="gramEnd"/>
      <w:r w:rsidRPr="00057E0D">
        <w:rPr>
          <w:rFonts w:ascii="Lucida Console" w:eastAsia="Times New Roman" w:hAnsi="Lucida Console" w:cs="Courier New"/>
          <w:color w:val="000000"/>
          <w:sz w:val="20"/>
          <w:szCs w:val="20"/>
          <w:bdr w:val="none" w:sz="0" w:space="0" w:color="auto" w:frame="1"/>
          <w:lang w:val="en-US" w:eastAsia="de-AT"/>
        </w:rPr>
        <w:t xml:space="preserve">  2.43503 </w:t>
      </w:r>
    </w:p>
    <w:p w14:paraId="3975DFBB"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7A14ECE2"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Coefficients:</w:t>
      </w:r>
    </w:p>
    <w:p w14:paraId="0FD0A625"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057E0D">
        <w:rPr>
          <w:rFonts w:ascii="Lucida Console" w:eastAsia="Times New Roman" w:hAnsi="Lucida Console" w:cs="Courier New"/>
          <w:color w:val="000000"/>
          <w:sz w:val="20"/>
          <w:szCs w:val="20"/>
          <w:bdr w:val="none" w:sz="0" w:space="0" w:color="auto" w:frame="1"/>
          <w:lang w:val="en-US" w:eastAsia="de-AT"/>
        </w:rPr>
        <w:t>Pr</w:t>
      </w:r>
      <w:proofErr w:type="spellEnd"/>
      <w:r w:rsidRPr="00057E0D">
        <w:rPr>
          <w:rFonts w:ascii="Lucida Console" w:eastAsia="Times New Roman" w:hAnsi="Lucida Console" w:cs="Courier New"/>
          <w:color w:val="000000"/>
          <w:sz w:val="20"/>
          <w:szCs w:val="20"/>
          <w:bdr w:val="none" w:sz="0" w:space="0" w:color="auto" w:frame="1"/>
          <w:lang w:val="en-US" w:eastAsia="de-AT"/>
        </w:rPr>
        <w:t xml:space="preserve">(&gt;|t|)    </w:t>
      </w:r>
    </w:p>
    <w:p w14:paraId="52829FA6" w14:textId="77777777" w:rsidR="007E1E14" w:rsidRPr="00A5108E"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r w:rsidRPr="00A5108E">
        <w:rPr>
          <w:rFonts w:ascii="Lucida Console" w:eastAsia="Times New Roman" w:hAnsi="Lucida Console" w:cs="Courier New"/>
          <w:color w:val="000000"/>
          <w:sz w:val="20"/>
          <w:szCs w:val="20"/>
          <w:bdr w:val="none" w:sz="0" w:space="0" w:color="auto" w:frame="1"/>
          <w:lang w:eastAsia="de-AT"/>
        </w:rPr>
        <w:t>(</w:t>
      </w:r>
      <w:proofErr w:type="spellStart"/>
      <w:proofErr w:type="gramStart"/>
      <w:r w:rsidRPr="00A5108E">
        <w:rPr>
          <w:rFonts w:ascii="Lucida Console" w:eastAsia="Times New Roman" w:hAnsi="Lucida Console" w:cs="Courier New"/>
          <w:color w:val="000000"/>
          <w:sz w:val="20"/>
          <w:szCs w:val="20"/>
          <w:bdr w:val="none" w:sz="0" w:space="0" w:color="auto" w:frame="1"/>
          <w:lang w:eastAsia="de-AT"/>
        </w:rPr>
        <w:t>Intercept</w:t>
      </w:r>
      <w:proofErr w:type="spellEnd"/>
      <w:r w:rsidRPr="00A5108E">
        <w:rPr>
          <w:rFonts w:ascii="Lucida Console" w:eastAsia="Times New Roman" w:hAnsi="Lucida Console" w:cs="Courier New"/>
          <w:color w:val="000000"/>
          <w:sz w:val="20"/>
          <w:szCs w:val="20"/>
          <w:bdr w:val="none" w:sz="0" w:space="0" w:color="auto" w:frame="1"/>
          <w:lang w:eastAsia="de-AT"/>
        </w:rPr>
        <w:t xml:space="preserve">)   </w:t>
      </w:r>
      <w:proofErr w:type="gramEnd"/>
      <w:r w:rsidRPr="00A5108E">
        <w:rPr>
          <w:rFonts w:ascii="Lucida Console" w:eastAsia="Times New Roman" w:hAnsi="Lucida Console" w:cs="Courier New"/>
          <w:color w:val="000000"/>
          <w:sz w:val="20"/>
          <w:szCs w:val="20"/>
          <w:bdr w:val="none" w:sz="0" w:space="0" w:color="auto" w:frame="1"/>
          <w:lang w:eastAsia="de-AT"/>
        </w:rPr>
        <w:t xml:space="preserve"> 8.10377    0.21087   38.43   &lt;2e-16 ***</w:t>
      </w:r>
    </w:p>
    <w:p w14:paraId="783384B5" w14:textId="77777777" w:rsidR="007E1E14" w:rsidRPr="00A5108E"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commentRangeStart w:id="10"/>
      <w:proofErr w:type="gramStart"/>
      <w:r w:rsidRPr="00A5108E">
        <w:rPr>
          <w:rFonts w:ascii="Lucida Console" w:eastAsia="Times New Roman" w:hAnsi="Lucida Console" w:cs="Courier New"/>
          <w:color w:val="000000"/>
          <w:sz w:val="20"/>
          <w:szCs w:val="20"/>
          <w:bdr w:val="none" w:sz="0" w:space="0" w:color="auto" w:frame="1"/>
          <w:lang w:eastAsia="de-AT"/>
        </w:rPr>
        <w:t>log(</w:t>
      </w:r>
      <w:proofErr w:type="spellStart"/>
      <w:proofErr w:type="gramEnd"/>
      <w:r w:rsidRPr="00A5108E">
        <w:rPr>
          <w:rFonts w:ascii="Lucida Console" w:eastAsia="Times New Roman" w:hAnsi="Lucida Console" w:cs="Courier New"/>
          <w:color w:val="000000"/>
          <w:sz w:val="20"/>
          <w:szCs w:val="20"/>
          <w:bdr w:val="none" w:sz="0" w:space="0" w:color="auto" w:frame="1"/>
          <w:lang w:eastAsia="de-AT"/>
        </w:rPr>
        <w:t>UN$ppgdp</w:t>
      </w:r>
      <w:proofErr w:type="spellEnd"/>
      <w:r w:rsidRPr="00A5108E">
        <w:rPr>
          <w:rFonts w:ascii="Lucida Console" w:eastAsia="Times New Roman" w:hAnsi="Lucida Console" w:cs="Courier New"/>
          <w:color w:val="000000"/>
          <w:sz w:val="20"/>
          <w:szCs w:val="20"/>
          <w:bdr w:val="none" w:sz="0" w:space="0" w:color="auto" w:frame="1"/>
          <w:lang w:eastAsia="de-AT"/>
        </w:rPr>
        <w:t>) -0.61680</w:t>
      </w:r>
      <w:commentRangeEnd w:id="10"/>
      <w:r w:rsidR="00813F29">
        <w:rPr>
          <w:rStyle w:val="Kommentarzeichen"/>
        </w:rPr>
        <w:commentReference w:id="10"/>
      </w:r>
      <w:r w:rsidRPr="00A5108E">
        <w:rPr>
          <w:rFonts w:ascii="Lucida Console" w:eastAsia="Times New Roman" w:hAnsi="Lucida Console" w:cs="Courier New"/>
          <w:color w:val="000000"/>
          <w:sz w:val="20"/>
          <w:szCs w:val="20"/>
          <w:bdr w:val="none" w:sz="0" w:space="0" w:color="auto" w:frame="1"/>
          <w:lang w:eastAsia="de-AT"/>
        </w:rPr>
        <w:t xml:space="preserve">    0.02465  -25.02   &lt;2e-16 ***</w:t>
      </w:r>
    </w:p>
    <w:p w14:paraId="6B77190D"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w:t>
      </w:r>
    </w:p>
    <w:p w14:paraId="5308E6F5"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057E0D">
        <w:rPr>
          <w:rFonts w:ascii="Lucida Console" w:eastAsia="Times New Roman" w:hAnsi="Lucida Console" w:cs="Courier New"/>
          <w:color w:val="000000"/>
          <w:sz w:val="20"/>
          <w:szCs w:val="20"/>
          <w:bdr w:val="none" w:sz="0" w:space="0" w:color="auto" w:frame="1"/>
          <w:lang w:val="en-US" w:eastAsia="de-AT"/>
        </w:rPr>
        <w:t>Signif</w:t>
      </w:r>
      <w:proofErr w:type="spellEnd"/>
      <w:r w:rsidRPr="00057E0D">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057E0D">
        <w:rPr>
          <w:rFonts w:ascii="Lucida Console" w:eastAsia="Times New Roman" w:hAnsi="Lucida Console" w:cs="Courier New"/>
          <w:color w:val="000000"/>
          <w:sz w:val="20"/>
          <w:szCs w:val="20"/>
          <w:bdr w:val="none" w:sz="0" w:space="0" w:color="auto" w:frame="1"/>
          <w:lang w:val="en-US" w:eastAsia="de-AT"/>
        </w:rPr>
        <w:t>‘ ’</w:t>
      </w:r>
      <w:proofErr w:type="gramEnd"/>
      <w:r w:rsidRPr="00057E0D">
        <w:rPr>
          <w:rFonts w:ascii="Lucida Console" w:eastAsia="Times New Roman" w:hAnsi="Lucida Console" w:cs="Courier New"/>
          <w:color w:val="000000"/>
          <w:sz w:val="20"/>
          <w:szCs w:val="20"/>
          <w:bdr w:val="none" w:sz="0" w:space="0" w:color="auto" w:frame="1"/>
          <w:lang w:val="en-US" w:eastAsia="de-AT"/>
        </w:rPr>
        <w:t xml:space="preserve"> 1</w:t>
      </w:r>
    </w:p>
    <w:p w14:paraId="179119C0"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34959EF0"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Residual standard error: 0.5281 on 191 degrees of freedom</w:t>
      </w:r>
    </w:p>
    <w:p w14:paraId="6AFF1BE6"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 xml:space="preserve">  (20 observations deleted due to missingness)</w:t>
      </w:r>
    </w:p>
    <w:p w14:paraId="57DE4808"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Multiple R-squared:  0.7662,</w:t>
      </w:r>
      <w:r w:rsidRPr="00057E0D">
        <w:rPr>
          <w:rFonts w:ascii="Lucida Console" w:eastAsia="Times New Roman" w:hAnsi="Lucida Console" w:cs="Courier New"/>
          <w:color w:val="000000"/>
          <w:sz w:val="20"/>
          <w:szCs w:val="20"/>
          <w:bdr w:val="none" w:sz="0" w:space="0" w:color="auto" w:frame="1"/>
          <w:lang w:val="en-US" w:eastAsia="de-AT"/>
        </w:rPr>
        <w:tab/>
        <w:t xml:space="preserve">Adjusted R-squared:  0.765 </w:t>
      </w:r>
    </w:p>
    <w:p w14:paraId="057E2FF4" w14:textId="77777777" w:rsidR="007E1E14" w:rsidRPr="00057E0D" w:rsidRDefault="007E1E14" w:rsidP="0005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057E0D">
        <w:rPr>
          <w:rFonts w:ascii="Lucida Console" w:eastAsia="Times New Roman" w:hAnsi="Lucida Console" w:cs="Courier New"/>
          <w:color w:val="000000"/>
          <w:sz w:val="20"/>
          <w:szCs w:val="20"/>
          <w:bdr w:val="none" w:sz="0" w:space="0" w:color="auto" w:frame="1"/>
          <w:lang w:val="en-US" w:eastAsia="de-AT"/>
        </w:rPr>
        <w:t xml:space="preserve">F-statistic: 625.9 on 1 and 191 </w:t>
      </w:r>
      <w:proofErr w:type="gramStart"/>
      <w:r w:rsidRPr="00057E0D">
        <w:rPr>
          <w:rFonts w:ascii="Lucida Console" w:eastAsia="Times New Roman" w:hAnsi="Lucida Console" w:cs="Courier New"/>
          <w:color w:val="000000"/>
          <w:sz w:val="20"/>
          <w:szCs w:val="20"/>
          <w:bdr w:val="none" w:sz="0" w:space="0" w:color="auto" w:frame="1"/>
          <w:lang w:val="en-US" w:eastAsia="de-AT"/>
        </w:rPr>
        <w:t>DF,  p</w:t>
      </w:r>
      <w:proofErr w:type="gramEnd"/>
      <w:r w:rsidRPr="00057E0D">
        <w:rPr>
          <w:rFonts w:ascii="Lucida Console" w:eastAsia="Times New Roman" w:hAnsi="Lucida Console" w:cs="Courier New"/>
          <w:color w:val="000000"/>
          <w:sz w:val="20"/>
          <w:szCs w:val="20"/>
          <w:bdr w:val="none" w:sz="0" w:space="0" w:color="auto" w:frame="1"/>
          <w:lang w:val="en-US" w:eastAsia="de-AT"/>
        </w:rPr>
        <w:t>-value: &lt; 2.2e-16</w:t>
      </w:r>
    </w:p>
    <w:p w14:paraId="55025D56" w14:textId="77777777" w:rsidR="007E1E14" w:rsidRDefault="007E1E14" w:rsidP="007E1E14">
      <w:pPr>
        <w:rPr>
          <w:lang w:val="en-US"/>
        </w:rPr>
      </w:pPr>
    </w:p>
    <w:p w14:paraId="56C380D6" w14:textId="77777777" w:rsidR="007E1E14" w:rsidRPr="004B551D" w:rsidRDefault="007E1E14" w:rsidP="007E1E14">
      <w:r w:rsidRPr="004B551D">
        <w:t xml:space="preserve">Die Fragestellung der </w:t>
      </w:r>
      <w:r>
        <w:t xml:space="preserve">H0 bezieht sich darauf, ob ein linearer Zusammenhang besteht. </w:t>
      </w:r>
    </w:p>
    <w:p w14:paraId="25326E5B" w14:textId="77777777" w:rsidR="007E1E14" w:rsidRDefault="007E1E14" w:rsidP="007E1E14">
      <w:r>
        <w:t>H0: es besteht kein linearer Zusammenhang</w:t>
      </w:r>
    </w:p>
    <w:p w14:paraId="1AC06005" w14:textId="77777777" w:rsidR="007E1E14" w:rsidRDefault="007E1E14" w:rsidP="007E1E14">
      <w:r>
        <w:t>HA: es ist ein linearer Zusammenhang gegeben</w:t>
      </w:r>
    </w:p>
    <w:p w14:paraId="613053D1" w14:textId="77777777" w:rsidR="007E1E14" w:rsidRDefault="007E1E14" w:rsidP="007E1E14"/>
    <w:p w14:paraId="160C5504" w14:textId="77777777" w:rsidR="007E1E14" w:rsidRDefault="007E1E14" w:rsidP="007E1E14">
      <w:r w:rsidRPr="008D25BD">
        <w:t>Mit den Residuen we</w:t>
      </w:r>
      <w:r>
        <w:t>r</w:t>
      </w:r>
      <w:r w:rsidRPr="008D25BD">
        <w:t xml:space="preserve">den die Abstände der einzelnen Punkte </w:t>
      </w:r>
      <w:r>
        <w:t xml:space="preserve">senkrecht </w:t>
      </w:r>
      <w:r w:rsidRPr="008D25BD">
        <w:t>zu der Geraden ange</w:t>
      </w:r>
      <w:r>
        <w:t xml:space="preserve">geben. Der Median liegt bei -0.02351. Dieser Wert liegt nahe an 0, wodurch die Schwankung sehr gering ist. </w:t>
      </w:r>
      <w:r w:rsidRPr="00057E0D">
        <w:t>Auch der Erwartungswert der Residuen liegt nahe an 0. Der</w:t>
      </w:r>
      <w:r>
        <w:t xml:space="preserve"> Median wird mit Q1 und Q3 in Relation gesetzt und sollte nahe bei 0 liegen (Voraussetzung: IE[IE]=0). </w:t>
      </w:r>
    </w:p>
    <w:p w14:paraId="722636FE" w14:textId="60FBF3B2" w:rsidR="007E1E14" w:rsidRDefault="007E1E14" w:rsidP="007E1E14">
      <w:r>
        <w:t>Die Gerade schneidet bei 8.10377 die y-Achse (</w:t>
      </w:r>
      <w:proofErr w:type="spellStart"/>
      <w:r>
        <w:t>Intercept</w:t>
      </w:r>
      <w:proofErr w:type="spellEnd"/>
      <w:r>
        <w:t xml:space="preserve"> Alpha). Die Standardabweichung liegt bei 0.211. Dies ist ein geringer Wert, wodurch die Streuung der Daten als gering angenommen werden kann. Der P Wert von 2e^-16 liegt unter der 5% Signifikanzniveau und ist damit </w:t>
      </w:r>
      <w:del w:id="11" w:author="Philipp Grafendorfer" w:date="2019-04-10T18:21:00Z">
        <w:r w:rsidDel="005367B9">
          <w:delText xml:space="preserve">hoch </w:delText>
        </w:r>
      </w:del>
      <w:r>
        <w:t xml:space="preserve">signifikant (***). H0 kann somit verworfen werden. Der geschätzte Koeffizient von -0.61680 für die </w:t>
      </w:r>
      <w:proofErr w:type="spellStart"/>
      <w:r>
        <w:t>ppgdp</w:t>
      </w:r>
      <w:proofErr w:type="spellEnd"/>
      <w:r>
        <w:t xml:space="preserve"> bezieht sich auf den Beta Wert. Der Standardfehler von </w:t>
      </w:r>
      <w:ins w:id="12" w:author="Philipp Grafendorfer" w:date="2019-04-10T18:22:00Z">
        <w:r w:rsidR="005367B9">
          <w:t>log(</w:t>
        </w:r>
      </w:ins>
      <w:proofErr w:type="spellStart"/>
      <w:r>
        <w:t>ppgdp</w:t>
      </w:r>
      <w:proofErr w:type="spellEnd"/>
      <w:ins w:id="13" w:author="Philipp Grafendorfer" w:date="2019-04-10T18:22:00Z">
        <w:r w:rsidR="005367B9">
          <w:t>)</w:t>
        </w:r>
      </w:ins>
      <w:r>
        <w:t xml:space="preserve"> beträgt 0.002465. Der P-Wert für </w:t>
      </w:r>
      <w:ins w:id="14" w:author="Philipp Grafendorfer" w:date="2019-04-10T19:10:00Z">
        <w:r w:rsidR="009C436E">
          <w:t>log(</w:t>
        </w:r>
      </w:ins>
      <w:proofErr w:type="spellStart"/>
      <w:r>
        <w:t>ppgdp</w:t>
      </w:r>
      <w:proofErr w:type="spellEnd"/>
      <w:ins w:id="15" w:author="Philipp Grafendorfer" w:date="2019-04-10T19:10:00Z">
        <w:r w:rsidR="009C436E">
          <w:t>)</w:t>
        </w:r>
      </w:ins>
      <w:r>
        <w:t xml:space="preserve"> liegt bei 2e^-16 und ist </w:t>
      </w:r>
      <w:del w:id="16" w:author="Philipp Grafendorfer" w:date="2019-04-10T18:22:00Z">
        <w:r w:rsidDel="005367B9">
          <w:delText xml:space="preserve">hoch </w:delText>
        </w:r>
      </w:del>
      <w:proofErr w:type="gramStart"/>
      <w:r>
        <w:t>signifikant(</w:t>
      </w:r>
      <w:proofErr w:type="gramEnd"/>
      <w:r>
        <w:t xml:space="preserve">***). </w:t>
      </w:r>
    </w:p>
    <w:p w14:paraId="3F18A57C" w14:textId="5BC4324C" w:rsidR="007E1E14" w:rsidRDefault="007E1E14" w:rsidP="007E1E14">
      <w:r>
        <w:t xml:space="preserve">Der Residual </w:t>
      </w:r>
      <w:proofErr w:type="spellStart"/>
      <w:r>
        <w:t>standard</w:t>
      </w:r>
      <w:proofErr w:type="spellEnd"/>
      <w:r>
        <w:t xml:space="preserve"> </w:t>
      </w:r>
      <w:proofErr w:type="spellStart"/>
      <w:r>
        <w:t>error</w:t>
      </w:r>
      <w:proofErr w:type="spellEnd"/>
      <w:r>
        <w:t xml:space="preserve"> (0.02465) gibt die Gesamtfläche unter allen Fehlerquadraten an. Die Anzahl der Beobachtungen wird durch die Anzahl der Freiheitsgrade +2 (für jede Zeile +1, </w:t>
      </w:r>
      <w:proofErr w:type="spellStart"/>
      <w:r>
        <w:t>intercept</w:t>
      </w:r>
      <w:proofErr w:type="spellEnd"/>
      <w:r>
        <w:t xml:space="preserve"> + </w:t>
      </w:r>
      <w:proofErr w:type="spellStart"/>
      <w:r>
        <w:t>ppgdp</w:t>
      </w:r>
      <w:proofErr w:type="spellEnd"/>
      <w:r>
        <w:t>) angegeben. Daher wurden insgesamt 193 Beobachtungen berücksichtigt. Multiple R-</w:t>
      </w:r>
      <w:proofErr w:type="spellStart"/>
      <w:r>
        <w:t>Squared</w:t>
      </w:r>
      <w:proofErr w:type="spellEnd"/>
      <w:r>
        <w:t xml:space="preserve"> </w:t>
      </w:r>
      <w:r>
        <w:lastRenderedPageBreak/>
        <w:t xml:space="preserve">(Bestimmtheitsmaß) gibt den Anteil der Gesamtstreuung an, welcher durch die Regression berücksichtig wird- je näher sich dieser Wert „1“ nähert, desto besser wird das Modell erklärt. </w:t>
      </w:r>
      <w:proofErr w:type="spellStart"/>
      <w:r>
        <w:t>Adjusted</w:t>
      </w:r>
      <w:proofErr w:type="spellEnd"/>
      <w:r>
        <w:t xml:space="preserve"> R </w:t>
      </w:r>
      <w:proofErr w:type="spellStart"/>
      <w:r>
        <w:t>squared</w:t>
      </w:r>
      <w:proofErr w:type="spellEnd"/>
      <w:r>
        <w:t xml:space="preserve"> bezieht zusätzlich noch die Summe der Freiheitsgrade mit ein. Im Fall von diesem Modell hat Multiple R-</w:t>
      </w:r>
      <w:proofErr w:type="spellStart"/>
      <w:r>
        <w:t>squared</w:t>
      </w:r>
      <w:proofErr w:type="spellEnd"/>
      <w:r>
        <w:t xml:space="preserve"> einen Wert von </w:t>
      </w:r>
      <w:del w:id="17" w:author="Philipp Grafendorfer" w:date="2019-04-10T19:11:00Z">
        <w:r w:rsidDel="009C436E">
          <w:delText xml:space="preserve">0.5281 </w:delText>
        </w:r>
      </w:del>
      <w:ins w:id="18" w:author="Philipp Grafendorfer" w:date="2019-04-10T19:11:00Z">
        <w:r w:rsidR="009C436E">
          <w:t xml:space="preserve">0.7662 </w:t>
        </w:r>
      </w:ins>
      <w:r>
        <w:t xml:space="preserve">und </w:t>
      </w:r>
      <w:proofErr w:type="spellStart"/>
      <w:r>
        <w:t>Adjusted</w:t>
      </w:r>
      <w:proofErr w:type="spellEnd"/>
      <w:r>
        <w:t xml:space="preserve"> R-</w:t>
      </w:r>
      <w:proofErr w:type="spellStart"/>
      <w:r>
        <w:t>Squared</w:t>
      </w:r>
      <w:proofErr w:type="spellEnd"/>
      <w:r>
        <w:t xml:space="preserve"> einen Wert von 0.765. </w:t>
      </w:r>
      <w:r w:rsidR="00E728C1">
        <w:t xml:space="preserve">Das heißt, zwischen </w:t>
      </w:r>
      <w:ins w:id="19" w:author="Philipp Grafendorfer" w:date="2019-04-10T18:23:00Z">
        <w:r w:rsidR="005367B9">
          <w:t>log(</w:t>
        </w:r>
      </w:ins>
      <w:proofErr w:type="spellStart"/>
      <w:r w:rsidR="00E728C1">
        <w:t>ppgdp</w:t>
      </w:r>
      <w:proofErr w:type="spellEnd"/>
      <w:ins w:id="20" w:author="Philipp Grafendorfer" w:date="2019-04-10T18:23:00Z">
        <w:r w:rsidR="005367B9">
          <w:t>)</w:t>
        </w:r>
      </w:ins>
      <w:r w:rsidR="00E728C1">
        <w:t xml:space="preserve"> und </w:t>
      </w:r>
      <w:ins w:id="21" w:author="Philipp Grafendorfer" w:date="2019-04-10T18:23:00Z">
        <w:r w:rsidR="005367B9">
          <w:t>log(</w:t>
        </w:r>
      </w:ins>
      <w:proofErr w:type="spellStart"/>
      <w:r w:rsidR="00E728C1">
        <w:t>infantMortality</w:t>
      </w:r>
      <w:proofErr w:type="spellEnd"/>
      <w:ins w:id="22" w:author="Philipp Grafendorfer" w:date="2019-04-10T18:23:00Z">
        <w:r w:rsidR="005367B9">
          <w:t>)</w:t>
        </w:r>
      </w:ins>
      <w:r w:rsidR="00E728C1">
        <w:t xml:space="preserve"> ist ein </w:t>
      </w:r>
      <w:del w:id="23" w:author="Philipp Grafendorfer" w:date="2019-04-10T19:11:00Z">
        <w:r w:rsidR="00E728C1" w:rsidDel="009C436E">
          <w:delText xml:space="preserve">schwach </w:delText>
        </w:r>
      </w:del>
      <w:ins w:id="24" w:author="Philipp Grafendorfer" w:date="2019-04-10T19:11:00Z">
        <w:r w:rsidR="009C436E">
          <w:t xml:space="preserve">mittlerer </w:t>
        </w:r>
        <w:proofErr w:type="gramStart"/>
        <w:r w:rsidR="009C436E">
          <w:t>bis starker</w:t>
        </w:r>
        <w:r w:rsidR="009C436E">
          <w:t xml:space="preserve"> </w:t>
        </w:r>
      </w:ins>
      <w:r w:rsidR="00E728C1">
        <w:t>positiver linearer Zusammenhang</w:t>
      </w:r>
      <w:proofErr w:type="gramEnd"/>
      <w:r w:rsidR="00E728C1">
        <w:t xml:space="preserve">. </w:t>
      </w:r>
    </w:p>
    <w:p w14:paraId="2F915F96" w14:textId="3FAEA02C" w:rsidR="00057E0D" w:rsidRDefault="00057E0D" w:rsidP="00057E0D">
      <w:pPr>
        <w:rPr>
          <w:rFonts w:cstheme="minorHAnsi"/>
        </w:rPr>
      </w:pPr>
      <w:r>
        <w:rPr>
          <w:rFonts w:cstheme="minorHAnsi"/>
        </w:rPr>
        <w:t>Mit F-</w:t>
      </w:r>
      <w:proofErr w:type="spellStart"/>
      <w:r>
        <w:rPr>
          <w:rFonts w:cstheme="minorHAnsi"/>
        </w:rPr>
        <w:t>statistic</w:t>
      </w:r>
      <w:proofErr w:type="spellEnd"/>
      <w:r>
        <w:rPr>
          <w:rFonts w:cstheme="minorHAnsi"/>
        </w:rPr>
        <w:t xml:space="preserve"> (hier: </w:t>
      </w:r>
      <w:r w:rsidR="00F56070">
        <w:rPr>
          <w:rFonts w:cstheme="minorHAnsi"/>
        </w:rPr>
        <w:t>625,9</w:t>
      </w:r>
      <w:r>
        <w:rPr>
          <w:rFonts w:cstheme="minorHAnsi"/>
        </w:rPr>
        <w:t xml:space="preserve">)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w:t>
      </w:r>
      <w:r w:rsidR="00F56070">
        <w:rPr>
          <w:rFonts w:cstheme="minorHAnsi"/>
        </w:rPr>
        <w:t>191</w:t>
      </w:r>
      <w:r>
        <w:rPr>
          <w:rFonts w:cstheme="minorHAnsi"/>
        </w:rPr>
        <w:t xml:space="preserve"> Freiheitsgraden mit einem Modell mit einem einzigen Freiheitsgrad, sprich ein einziger MW wird hineingelegt. </w:t>
      </w:r>
      <w:del w:id="25" w:author="Philipp Grafendorfer" w:date="2019-04-10T19:15:00Z">
        <w:r w:rsidDel="00AA4CED">
          <w:rPr>
            <w:rFonts w:cstheme="minorHAnsi"/>
          </w:rPr>
          <w:delText xml:space="preserve">F-Statistik von </w:delText>
        </w:r>
        <w:r w:rsidR="00F56070" w:rsidDel="00AA4CED">
          <w:rPr>
            <w:rFonts w:cstheme="minorHAnsi"/>
          </w:rPr>
          <w:delText>625,9</w:delText>
        </w:r>
        <w:r w:rsidDel="00AA4CED">
          <w:rPr>
            <w:rFonts w:cstheme="minorHAnsi"/>
          </w:rPr>
          <w:delText xml:space="preserve">ist kleiner als </w:delText>
        </w:r>
        <w:r w:rsidR="00F56070" w:rsidDel="00AA4CED">
          <w:rPr>
            <w:rFonts w:cstheme="minorHAnsi"/>
          </w:rPr>
          <w:delText>2,2e-16</w:delText>
        </w:r>
      </w:del>
      <w:ins w:id="26" w:author="Philipp Grafendorfer" w:date="2019-04-10T19:15:00Z">
        <w:r w:rsidR="00AA4CED">
          <w:rPr>
            <w:rFonts w:cstheme="minorHAnsi"/>
          </w:rPr>
          <w:t>Der p- Wert der F- Statistik ist kleiner als 2.2e</w:t>
        </w:r>
        <w:proofErr w:type="gramStart"/>
        <w:r w:rsidR="00AA4CED">
          <w:rPr>
            <w:rFonts w:cstheme="minorHAnsi"/>
          </w:rPr>
          <w:t>^(</w:t>
        </w:r>
        <w:proofErr w:type="gramEnd"/>
        <w:r w:rsidR="00AA4CED">
          <w:rPr>
            <w:rFonts w:cstheme="minorHAnsi"/>
          </w:rPr>
          <w:t>-16)</w:t>
        </w:r>
      </w:ins>
      <w:r>
        <w:rPr>
          <w:rFonts w:cstheme="minorHAnsi"/>
        </w:rPr>
        <w:t xml:space="preserve">, das heißt lineares Modell ist besser als wenn man nur einen Gesamtmittelwert reinlegt. </w:t>
      </w:r>
    </w:p>
    <w:p w14:paraId="770CD9A7" w14:textId="780205AD" w:rsidR="00057E0D" w:rsidRDefault="00057E0D" w:rsidP="00057E0D">
      <w:pPr>
        <w:rPr>
          <w:rFonts w:cstheme="minorHAnsi"/>
        </w:rPr>
      </w:pPr>
      <w:r>
        <w:rPr>
          <w:rFonts w:cstheme="minorHAnsi"/>
        </w:rPr>
        <w:t xml:space="preserve">Regressionsgerade:  </w:t>
      </w:r>
      <w:proofErr w:type="gramStart"/>
      <w:ins w:id="27" w:author="Philipp Grafendorfer" w:date="2019-04-10T19:18:00Z">
        <w:r w:rsidR="00AA4CED">
          <w:rPr>
            <w:rFonts w:cstheme="minorHAnsi"/>
          </w:rPr>
          <w:t>log(</w:t>
        </w:r>
      </w:ins>
      <w:proofErr w:type="spellStart"/>
      <w:proofErr w:type="gramEnd"/>
      <w:r w:rsidR="00F56070">
        <w:rPr>
          <w:rFonts w:cstheme="minorHAnsi"/>
        </w:rPr>
        <w:t>InfantMortality</w:t>
      </w:r>
      <w:proofErr w:type="spellEnd"/>
      <w:ins w:id="28" w:author="Philipp Grafendorfer" w:date="2019-04-10T19:18:00Z">
        <w:r w:rsidR="00AA4CED">
          <w:rPr>
            <w:rFonts w:cstheme="minorHAnsi"/>
          </w:rPr>
          <w:t>)</w:t>
        </w:r>
      </w:ins>
      <w:r>
        <w:rPr>
          <w:rFonts w:cstheme="minorHAnsi"/>
        </w:rPr>
        <w:t xml:space="preserve">= </w:t>
      </w:r>
      <w:r w:rsidR="00F56070">
        <w:rPr>
          <w:rFonts w:cstheme="minorHAnsi"/>
        </w:rPr>
        <w:t>8,10-0,6168</w:t>
      </w:r>
      <w:r>
        <w:rPr>
          <w:rFonts w:cstheme="minorHAnsi"/>
        </w:rPr>
        <w:t>*</w:t>
      </w:r>
      <w:ins w:id="29" w:author="Philipp Grafendorfer" w:date="2019-04-10T19:18:00Z">
        <w:r w:rsidR="00AA4CED">
          <w:rPr>
            <w:rFonts w:cstheme="minorHAnsi"/>
          </w:rPr>
          <w:t>log(</w:t>
        </w:r>
      </w:ins>
      <w:proofErr w:type="spellStart"/>
      <w:r w:rsidR="00F56070">
        <w:rPr>
          <w:rFonts w:cstheme="minorHAnsi"/>
        </w:rPr>
        <w:t>ppgdp</w:t>
      </w:r>
      <w:proofErr w:type="spellEnd"/>
      <w:ins w:id="30" w:author="Philipp Grafendorfer" w:date="2019-04-10T19:18:00Z">
        <w:r w:rsidR="00AA4CED">
          <w:rPr>
            <w:rFonts w:cstheme="minorHAnsi"/>
          </w:rPr>
          <w:t>)</w:t>
        </w:r>
      </w:ins>
      <w:r>
        <w:rPr>
          <w:rFonts w:cstheme="minorHAnsi"/>
        </w:rPr>
        <w:t>.</w:t>
      </w:r>
    </w:p>
    <w:p w14:paraId="4306C58B" w14:textId="77777777" w:rsidR="001763D4" w:rsidRDefault="001763D4"/>
    <w:p w14:paraId="75D5324B" w14:textId="77777777" w:rsidR="00717977" w:rsidRDefault="00717977">
      <w:r>
        <w:t xml:space="preserve">2. </w:t>
      </w:r>
    </w:p>
    <w:p w14:paraId="0EF76E6C" w14:textId="77777777" w:rsidR="00717977" w:rsidRPr="00994EAC" w:rsidRDefault="00040964" w:rsidP="002708BB">
      <w:pPr>
        <w:jc w:val="both"/>
      </w:pPr>
      <w:commentRangeStart w:id="31"/>
      <w:r>
        <w:t xml:space="preserve">Die Ergebnisse aus der HÜ2 Bsp1 haben veranschaulicht, dass Education die Korrelation mit </w:t>
      </w:r>
      <w:proofErr w:type="spellStart"/>
      <w:r>
        <w:t>Fertility</w:t>
      </w:r>
      <w:proofErr w:type="spellEnd"/>
      <w:r>
        <w:t xml:space="preserve"> und </w:t>
      </w:r>
      <w:proofErr w:type="spellStart"/>
      <w:r>
        <w:t>Agriculture</w:t>
      </w:r>
      <w:proofErr w:type="spellEnd"/>
      <w:r>
        <w:t xml:space="preserve"> am </w:t>
      </w:r>
      <w:r w:rsidRPr="00994EAC">
        <w:t xml:space="preserve">niedrigsten ist. Das hat </w:t>
      </w:r>
      <w:r w:rsidR="002708BB" w:rsidRPr="00994EAC">
        <w:t>zu einer Schlussfolgerung</w:t>
      </w:r>
      <w:r w:rsidRPr="00994EAC">
        <w:t xml:space="preserve"> geführt und zwar </w:t>
      </w:r>
      <w:r w:rsidRPr="00994EAC">
        <w:rPr>
          <w:rFonts w:cstheme="minorHAnsi"/>
        </w:rPr>
        <w:t>je höher die Ausbildung der Menschen ist, umso niedriger ist die Fertilitätsrate und umso weniger sind sie Landwirtschaft tätig</w:t>
      </w:r>
      <w:r w:rsidR="002708BB" w:rsidRPr="00994EAC">
        <w:rPr>
          <w:rFonts w:cstheme="minorHAnsi"/>
        </w:rPr>
        <w:t xml:space="preserve">. </w:t>
      </w:r>
      <w:commentRangeEnd w:id="31"/>
      <w:r w:rsidR="00DB4B2A">
        <w:rPr>
          <w:rStyle w:val="Kommentarzeichen"/>
        </w:rPr>
        <w:commentReference w:id="31"/>
      </w:r>
      <w:r w:rsidR="002708BB" w:rsidRPr="00994EAC">
        <w:rPr>
          <w:rFonts w:cstheme="minorHAnsi"/>
        </w:rPr>
        <w:t xml:space="preserve">Aus diesem Grund werden </w:t>
      </w:r>
      <w:proofErr w:type="spellStart"/>
      <w:r w:rsidR="002708BB" w:rsidRPr="00994EAC">
        <w:rPr>
          <w:rFonts w:cstheme="minorHAnsi"/>
        </w:rPr>
        <w:t>Fertility</w:t>
      </w:r>
      <w:proofErr w:type="spellEnd"/>
      <w:r w:rsidR="002708BB" w:rsidRPr="00994EAC">
        <w:rPr>
          <w:rFonts w:cstheme="minorHAnsi"/>
        </w:rPr>
        <w:t xml:space="preserve">-Education und </w:t>
      </w:r>
      <w:proofErr w:type="spellStart"/>
      <w:r w:rsidR="002708BB" w:rsidRPr="00994EAC">
        <w:rPr>
          <w:rFonts w:cstheme="minorHAnsi"/>
        </w:rPr>
        <w:t>Agriculture</w:t>
      </w:r>
      <w:proofErr w:type="spellEnd"/>
      <w:r w:rsidR="002708BB" w:rsidRPr="00994EAC">
        <w:rPr>
          <w:rFonts w:cstheme="minorHAnsi"/>
        </w:rPr>
        <w:t xml:space="preserve">-Education Variablen an zwei unterschiedlichen Modellen </w:t>
      </w:r>
      <w:r w:rsidR="00BD7E36" w:rsidRPr="00994EAC">
        <w:rPr>
          <w:rFonts w:cstheme="minorHAnsi"/>
        </w:rPr>
        <w:t>untersucht</w:t>
      </w:r>
      <w:r w:rsidR="002708BB" w:rsidRPr="00994EAC">
        <w:rPr>
          <w:rFonts w:cstheme="minorHAnsi"/>
        </w:rPr>
        <w:t>.</w:t>
      </w:r>
    </w:p>
    <w:p w14:paraId="4553CC6C" w14:textId="77777777" w:rsidR="00717977" w:rsidRDefault="00843B15">
      <w:r>
        <w:t>Modell 1: Education-</w:t>
      </w:r>
      <w:proofErr w:type="spellStart"/>
      <w:r>
        <w:t>Fertility</w:t>
      </w:r>
      <w:proofErr w:type="spellEnd"/>
    </w:p>
    <w:p w14:paraId="3AD62500" w14:textId="77777777" w:rsidR="00843B15" w:rsidRDefault="00F71365">
      <w:r>
        <w:t>Hypothesentestung:</w:t>
      </w:r>
    </w:p>
    <w:p w14:paraId="44563BB4" w14:textId="77777777" w:rsidR="00F71365" w:rsidRDefault="00F71365">
      <w:r>
        <w:t>H0: es gibt keinen linearen Zusammenhang.</w:t>
      </w:r>
    </w:p>
    <w:p w14:paraId="3B3D45E7" w14:textId="77777777" w:rsidR="00F71365" w:rsidRDefault="00F71365">
      <w:r w:rsidRPr="00F71365">
        <w:t>HA</w:t>
      </w:r>
      <w:r>
        <w:t>:</w:t>
      </w:r>
      <w:r w:rsidRPr="00F71365">
        <w:t xml:space="preserve"> es gibt einen l</w:t>
      </w:r>
      <w:r>
        <w:t>inearen Zusammenhang.</w:t>
      </w:r>
    </w:p>
    <w:p w14:paraId="38AF7CC5" w14:textId="77777777" w:rsidR="00BA4575" w:rsidRPr="00037180" w:rsidRDefault="00037180">
      <w:pPr>
        <w:rPr>
          <w:b/>
          <w:u w:val="single"/>
        </w:rPr>
      </w:pPr>
      <w:r w:rsidRPr="00037180">
        <w:rPr>
          <w:b/>
          <w:u w:val="single"/>
        </w:rPr>
        <w:t>Wie gut ist das Modell?</w:t>
      </w:r>
    </w:p>
    <w:p w14:paraId="3F5260D7"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F71365">
        <w:rPr>
          <w:rFonts w:ascii="Lucida Console" w:eastAsia="Times New Roman" w:hAnsi="Lucida Console" w:cs="Courier New"/>
          <w:color w:val="0000FF"/>
          <w:sz w:val="20"/>
          <w:szCs w:val="20"/>
          <w:lang w:val="en-US" w:eastAsia="de-AT"/>
        </w:rPr>
        <w:t xml:space="preserve">&gt; </w:t>
      </w:r>
      <w:proofErr w:type="spellStart"/>
      <w:r w:rsidRPr="00F71365">
        <w:rPr>
          <w:rFonts w:ascii="Lucida Console" w:eastAsia="Times New Roman" w:hAnsi="Lucida Console" w:cs="Courier New"/>
          <w:color w:val="0000FF"/>
          <w:sz w:val="20"/>
          <w:szCs w:val="20"/>
          <w:lang w:val="en-US" w:eastAsia="de-AT"/>
        </w:rPr>
        <w:t>lmswiss</w:t>
      </w:r>
      <w:proofErr w:type="spellEnd"/>
      <w:r w:rsidRPr="00F71365">
        <w:rPr>
          <w:rFonts w:ascii="Lucida Console" w:eastAsia="Times New Roman" w:hAnsi="Lucida Console" w:cs="Courier New"/>
          <w:color w:val="0000FF"/>
          <w:sz w:val="20"/>
          <w:szCs w:val="20"/>
          <w:lang w:val="en-US" w:eastAsia="de-AT"/>
        </w:rPr>
        <w:t>&lt;-</w:t>
      </w:r>
      <w:proofErr w:type="spellStart"/>
      <w:proofErr w:type="gramStart"/>
      <w:r w:rsidRPr="00F71365">
        <w:rPr>
          <w:rFonts w:ascii="Lucida Console" w:eastAsia="Times New Roman" w:hAnsi="Lucida Console" w:cs="Courier New"/>
          <w:color w:val="0000FF"/>
          <w:sz w:val="20"/>
          <w:szCs w:val="20"/>
          <w:lang w:val="en-US" w:eastAsia="de-AT"/>
        </w:rPr>
        <w:t>lm</w:t>
      </w:r>
      <w:proofErr w:type="spellEnd"/>
      <w:r w:rsidRPr="00F71365">
        <w:rPr>
          <w:rFonts w:ascii="Lucida Console" w:eastAsia="Times New Roman" w:hAnsi="Lucida Console" w:cs="Courier New"/>
          <w:color w:val="0000FF"/>
          <w:sz w:val="20"/>
          <w:szCs w:val="20"/>
          <w:lang w:val="en-US" w:eastAsia="de-AT"/>
        </w:rPr>
        <w:t>(</w:t>
      </w:r>
      <w:proofErr w:type="spellStart"/>
      <w:proofErr w:type="gramEnd"/>
      <w:r w:rsidRPr="00F71365">
        <w:rPr>
          <w:rFonts w:ascii="Lucida Console" w:eastAsia="Times New Roman" w:hAnsi="Lucida Console" w:cs="Courier New"/>
          <w:color w:val="0000FF"/>
          <w:sz w:val="20"/>
          <w:szCs w:val="20"/>
          <w:lang w:val="en-US" w:eastAsia="de-AT"/>
        </w:rPr>
        <w:t>Education~Fertility</w:t>
      </w:r>
      <w:proofErr w:type="spellEnd"/>
      <w:r w:rsidRPr="00F71365">
        <w:rPr>
          <w:rFonts w:ascii="Lucida Console" w:eastAsia="Times New Roman" w:hAnsi="Lucida Console" w:cs="Courier New"/>
          <w:color w:val="0000FF"/>
          <w:sz w:val="20"/>
          <w:szCs w:val="20"/>
          <w:lang w:val="en-US" w:eastAsia="de-AT"/>
        </w:rPr>
        <w:t>, data = swiss)</w:t>
      </w:r>
    </w:p>
    <w:p w14:paraId="5659F8B0"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F71365">
        <w:rPr>
          <w:rFonts w:ascii="Lucida Console" w:eastAsia="Times New Roman" w:hAnsi="Lucida Console" w:cs="Courier New"/>
          <w:color w:val="0000FF"/>
          <w:sz w:val="20"/>
          <w:szCs w:val="20"/>
          <w:lang w:val="en-US" w:eastAsia="de-AT"/>
        </w:rPr>
        <w:t>&gt; summary(</w:t>
      </w:r>
      <w:proofErr w:type="spellStart"/>
      <w:r w:rsidRPr="00F71365">
        <w:rPr>
          <w:rFonts w:ascii="Lucida Console" w:eastAsia="Times New Roman" w:hAnsi="Lucida Console" w:cs="Courier New"/>
          <w:color w:val="0000FF"/>
          <w:sz w:val="20"/>
          <w:szCs w:val="20"/>
          <w:lang w:val="en-US" w:eastAsia="de-AT"/>
        </w:rPr>
        <w:t>lmswiss</w:t>
      </w:r>
      <w:proofErr w:type="spellEnd"/>
      <w:r w:rsidRPr="00F71365">
        <w:rPr>
          <w:rFonts w:ascii="Lucida Console" w:eastAsia="Times New Roman" w:hAnsi="Lucida Console" w:cs="Courier New"/>
          <w:color w:val="0000FF"/>
          <w:sz w:val="20"/>
          <w:szCs w:val="20"/>
          <w:lang w:val="en-US" w:eastAsia="de-AT"/>
        </w:rPr>
        <w:t>)</w:t>
      </w:r>
    </w:p>
    <w:p w14:paraId="54A656F2"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0C62680B"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Call:</w:t>
      </w:r>
    </w:p>
    <w:p w14:paraId="363E3794"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F71365">
        <w:rPr>
          <w:rFonts w:ascii="Lucida Console" w:eastAsia="Times New Roman" w:hAnsi="Lucida Console" w:cs="Courier New"/>
          <w:color w:val="000000"/>
          <w:sz w:val="20"/>
          <w:szCs w:val="20"/>
          <w:bdr w:val="none" w:sz="0" w:space="0" w:color="auto" w:frame="1"/>
          <w:lang w:val="en-US" w:eastAsia="de-AT"/>
        </w:rPr>
        <w:t>lm</w:t>
      </w:r>
      <w:proofErr w:type="spellEnd"/>
      <w:r w:rsidRPr="00F71365">
        <w:rPr>
          <w:rFonts w:ascii="Lucida Console" w:eastAsia="Times New Roman" w:hAnsi="Lucida Console" w:cs="Courier New"/>
          <w:color w:val="000000"/>
          <w:sz w:val="20"/>
          <w:szCs w:val="20"/>
          <w:bdr w:val="none" w:sz="0" w:space="0" w:color="auto" w:frame="1"/>
          <w:lang w:val="en-US" w:eastAsia="de-AT"/>
        </w:rPr>
        <w:t>(</w:t>
      </w:r>
      <w:proofErr w:type="gramEnd"/>
      <w:r w:rsidRPr="00F71365">
        <w:rPr>
          <w:rFonts w:ascii="Lucida Console" w:eastAsia="Times New Roman" w:hAnsi="Lucida Console" w:cs="Courier New"/>
          <w:color w:val="000000"/>
          <w:sz w:val="20"/>
          <w:szCs w:val="20"/>
          <w:bdr w:val="none" w:sz="0" w:space="0" w:color="auto" w:frame="1"/>
          <w:lang w:val="en-US" w:eastAsia="de-AT"/>
        </w:rPr>
        <w:t>formula = Education ~ Fertility, data = swiss)</w:t>
      </w:r>
    </w:p>
    <w:p w14:paraId="0BE6EA7B"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34BE2FA0"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Residuals:</w:t>
      </w:r>
    </w:p>
    <w:p w14:paraId="7F35D6C7"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 xml:space="preserve">     Min       1Q   Median       3Q      Max </w:t>
      </w:r>
    </w:p>
    <w:p w14:paraId="4F7D7F56"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-11.</w:t>
      </w:r>
      <w:proofErr w:type="gramStart"/>
      <w:r w:rsidRPr="00F71365">
        <w:rPr>
          <w:rFonts w:ascii="Lucida Console" w:eastAsia="Times New Roman" w:hAnsi="Lucida Console" w:cs="Courier New"/>
          <w:color w:val="000000"/>
          <w:sz w:val="20"/>
          <w:szCs w:val="20"/>
          <w:bdr w:val="none" w:sz="0" w:space="0" w:color="auto" w:frame="1"/>
          <w:lang w:val="en-US" w:eastAsia="de-AT"/>
        </w:rPr>
        <w:t>4895  -</w:t>
      </w:r>
      <w:proofErr w:type="gramEnd"/>
      <w:r w:rsidRPr="00F71365">
        <w:rPr>
          <w:rFonts w:ascii="Lucida Console" w:eastAsia="Times New Roman" w:hAnsi="Lucida Console" w:cs="Courier New"/>
          <w:color w:val="000000"/>
          <w:sz w:val="20"/>
          <w:szCs w:val="20"/>
          <w:bdr w:val="none" w:sz="0" w:space="0" w:color="auto" w:frame="1"/>
          <w:lang w:val="en-US" w:eastAsia="de-AT"/>
        </w:rPr>
        <w:t xml:space="preserve">5.3618  -0.9056   4.0360  24.0653 </w:t>
      </w:r>
    </w:p>
    <w:p w14:paraId="1C8AE794"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17E2CA5F"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Coefficients:</w:t>
      </w:r>
    </w:p>
    <w:p w14:paraId="727A5B6D"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F71365">
        <w:rPr>
          <w:rFonts w:ascii="Lucida Console" w:eastAsia="Times New Roman" w:hAnsi="Lucida Console" w:cs="Courier New"/>
          <w:color w:val="000000"/>
          <w:sz w:val="20"/>
          <w:szCs w:val="20"/>
          <w:bdr w:val="none" w:sz="0" w:space="0" w:color="auto" w:frame="1"/>
          <w:lang w:val="en-US" w:eastAsia="de-AT"/>
        </w:rPr>
        <w:t>Pr</w:t>
      </w:r>
      <w:proofErr w:type="spellEnd"/>
      <w:r w:rsidRPr="00F71365">
        <w:rPr>
          <w:rFonts w:ascii="Lucida Console" w:eastAsia="Times New Roman" w:hAnsi="Lucida Console" w:cs="Courier New"/>
          <w:color w:val="000000"/>
          <w:sz w:val="20"/>
          <w:szCs w:val="20"/>
          <w:bdr w:val="none" w:sz="0" w:space="0" w:color="auto" w:frame="1"/>
          <w:lang w:val="en-US" w:eastAsia="de-AT"/>
        </w:rPr>
        <w:t xml:space="preserve">(&gt;|t|)    </w:t>
      </w:r>
    </w:p>
    <w:p w14:paraId="5B125849"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(Intercept) 46.81788    6.11244   7.659 1.08e-09 ***</w:t>
      </w:r>
    </w:p>
    <w:p w14:paraId="69D1D3BD"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commentRangeStart w:id="32"/>
      <w:r w:rsidRPr="00F71365">
        <w:rPr>
          <w:rFonts w:ascii="Lucida Console" w:eastAsia="Times New Roman" w:hAnsi="Lucida Console" w:cs="Courier New"/>
          <w:color w:val="000000"/>
          <w:sz w:val="20"/>
          <w:szCs w:val="20"/>
          <w:bdr w:val="none" w:sz="0" w:space="0" w:color="auto" w:frame="1"/>
          <w:lang w:val="en-US" w:eastAsia="de-AT"/>
        </w:rPr>
        <w:t>Fertility   -0.51095</w:t>
      </w:r>
      <w:commentRangeEnd w:id="32"/>
      <w:r w:rsidR="00681A6F">
        <w:rPr>
          <w:rStyle w:val="Kommentarzeichen"/>
        </w:rPr>
        <w:commentReference w:id="32"/>
      </w:r>
      <w:r w:rsidRPr="00F71365">
        <w:rPr>
          <w:rFonts w:ascii="Lucida Console" w:eastAsia="Times New Roman" w:hAnsi="Lucida Console" w:cs="Courier New"/>
          <w:color w:val="000000"/>
          <w:sz w:val="20"/>
          <w:szCs w:val="20"/>
          <w:bdr w:val="none" w:sz="0" w:space="0" w:color="auto" w:frame="1"/>
          <w:lang w:val="en-US" w:eastAsia="de-AT"/>
        </w:rPr>
        <w:t xml:space="preserve">    </w:t>
      </w:r>
      <w:proofErr w:type="gramStart"/>
      <w:r w:rsidRPr="00F71365">
        <w:rPr>
          <w:rFonts w:ascii="Lucida Console" w:eastAsia="Times New Roman" w:hAnsi="Lucida Console" w:cs="Courier New"/>
          <w:color w:val="000000"/>
          <w:sz w:val="20"/>
          <w:szCs w:val="20"/>
          <w:bdr w:val="none" w:sz="0" w:space="0" w:color="auto" w:frame="1"/>
          <w:lang w:val="en-US" w:eastAsia="de-AT"/>
        </w:rPr>
        <w:t>0.08582  -</w:t>
      </w:r>
      <w:proofErr w:type="gramEnd"/>
      <w:r w:rsidRPr="00F71365">
        <w:rPr>
          <w:rFonts w:ascii="Lucida Console" w:eastAsia="Times New Roman" w:hAnsi="Lucida Console" w:cs="Courier New"/>
          <w:color w:val="000000"/>
          <w:sz w:val="20"/>
          <w:szCs w:val="20"/>
          <w:bdr w:val="none" w:sz="0" w:space="0" w:color="auto" w:frame="1"/>
          <w:lang w:val="en-US" w:eastAsia="de-AT"/>
        </w:rPr>
        <w:t>5.954 3.66e-07 ***</w:t>
      </w:r>
    </w:p>
    <w:p w14:paraId="31B4F717"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w:t>
      </w:r>
    </w:p>
    <w:p w14:paraId="067809BF"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F71365">
        <w:rPr>
          <w:rFonts w:ascii="Lucida Console" w:eastAsia="Times New Roman" w:hAnsi="Lucida Console" w:cs="Courier New"/>
          <w:color w:val="000000"/>
          <w:sz w:val="20"/>
          <w:szCs w:val="20"/>
          <w:bdr w:val="none" w:sz="0" w:space="0" w:color="auto" w:frame="1"/>
          <w:lang w:val="en-US" w:eastAsia="de-AT"/>
        </w:rPr>
        <w:t>Signif</w:t>
      </w:r>
      <w:proofErr w:type="spellEnd"/>
      <w:r w:rsidRPr="00F71365">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F71365">
        <w:rPr>
          <w:rFonts w:ascii="Lucida Console" w:eastAsia="Times New Roman" w:hAnsi="Lucida Console" w:cs="Courier New"/>
          <w:color w:val="000000"/>
          <w:sz w:val="20"/>
          <w:szCs w:val="20"/>
          <w:bdr w:val="none" w:sz="0" w:space="0" w:color="auto" w:frame="1"/>
          <w:lang w:val="en-US" w:eastAsia="de-AT"/>
        </w:rPr>
        <w:t>‘ ’</w:t>
      </w:r>
      <w:proofErr w:type="gramEnd"/>
      <w:r w:rsidRPr="00F71365">
        <w:rPr>
          <w:rFonts w:ascii="Lucida Console" w:eastAsia="Times New Roman" w:hAnsi="Lucida Console" w:cs="Courier New"/>
          <w:color w:val="000000"/>
          <w:sz w:val="20"/>
          <w:szCs w:val="20"/>
          <w:bdr w:val="none" w:sz="0" w:space="0" w:color="auto" w:frame="1"/>
          <w:lang w:val="en-US" w:eastAsia="de-AT"/>
        </w:rPr>
        <w:t xml:space="preserve"> 1</w:t>
      </w:r>
    </w:p>
    <w:p w14:paraId="461A9670"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050A2D6B"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Residual standard error: 7.271 on 45 degrees of freedom</w:t>
      </w:r>
    </w:p>
    <w:p w14:paraId="727D1678"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Multiple R-squared:  0.4406,</w:t>
      </w:r>
      <w:r w:rsidRPr="00F71365">
        <w:rPr>
          <w:rFonts w:ascii="Lucida Console" w:eastAsia="Times New Roman" w:hAnsi="Lucida Console" w:cs="Courier New"/>
          <w:color w:val="000000"/>
          <w:sz w:val="20"/>
          <w:szCs w:val="20"/>
          <w:bdr w:val="none" w:sz="0" w:space="0" w:color="auto" w:frame="1"/>
          <w:lang w:val="en-US" w:eastAsia="de-AT"/>
        </w:rPr>
        <w:tab/>
        <w:t xml:space="preserve">Adjusted R-squared:  0.4282 </w:t>
      </w:r>
    </w:p>
    <w:p w14:paraId="43D3E710" w14:textId="77777777" w:rsidR="00F71365" w:rsidRPr="00F71365" w:rsidRDefault="00F71365" w:rsidP="00F7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71365">
        <w:rPr>
          <w:rFonts w:ascii="Lucida Console" w:eastAsia="Times New Roman" w:hAnsi="Lucida Console" w:cs="Courier New"/>
          <w:color w:val="000000"/>
          <w:sz w:val="20"/>
          <w:szCs w:val="20"/>
          <w:bdr w:val="none" w:sz="0" w:space="0" w:color="auto" w:frame="1"/>
          <w:lang w:val="en-US" w:eastAsia="de-AT"/>
        </w:rPr>
        <w:t xml:space="preserve">F-statistic: 35.45 on 1 and 45 </w:t>
      </w:r>
      <w:proofErr w:type="gramStart"/>
      <w:r w:rsidRPr="00F71365">
        <w:rPr>
          <w:rFonts w:ascii="Lucida Console" w:eastAsia="Times New Roman" w:hAnsi="Lucida Console" w:cs="Courier New"/>
          <w:color w:val="000000"/>
          <w:sz w:val="20"/>
          <w:szCs w:val="20"/>
          <w:bdr w:val="none" w:sz="0" w:space="0" w:color="auto" w:frame="1"/>
          <w:lang w:val="en-US" w:eastAsia="de-AT"/>
        </w:rPr>
        <w:t>DF,  p</w:t>
      </w:r>
      <w:proofErr w:type="gramEnd"/>
      <w:r w:rsidRPr="00F71365">
        <w:rPr>
          <w:rFonts w:ascii="Lucida Console" w:eastAsia="Times New Roman" w:hAnsi="Lucida Console" w:cs="Courier New"/>
          <w:color w:val="000000"/>
          <w:sz w:val="20"/>
          <w:szCs w:val="20"/>
          <w:bdr w:val="none" w:sz="0" w:space="0" w:color="auto" w:frame="1"/>
          <w:lang w:val="en-US" w:eastAsia="de-AT"/>
        </w:rPr>
        <w:t>-value: 3.659e-07</w:t>
      </w:r>
    </w:p>
    <w:p w14:paraId="33543930" w14:textId="77777777" w:rsidR="00F71365" w:rsidRDefault="00F71365">
      <w:pPr>
        <w:rPr>
          <w:lang w:val="en-US"/>
        </w:rPr>
      </w:pPr>
    </w:p>
    <w:p w14:paraId="4122C140" w14:textId="77777777" w:rsidR="00654061" w:rsidRDefault="00654061" w:rsidP="00654061">
      <w:pPr>
        <w:rPr>
          <w:rFonts w:cstheme="minorHAnsi"/>
        </w:rPr>
      </w:pPr>
      <w:r w:rsidRPr="00654061">
        <w:rPr>
          <w:rFonts w:cstheme="minorHAnsi"/>
        </w:rPr>
        <w:lastRenderedPageBreak/>
        <w:t xml:space="preserve">Residuen </w:t>
      </w:r>
      <w:r>
        <w:rPr>
          <w:rFonts w:cstheme="minorHAnsi"/>
        </w:rPr>
        <w:t xml:space="preserve">sind Abweichungen der Punkte von der Gerade. Das heißt die senkrechte Entfernung der schwarzen Punkte (Daten) von der Gerade. </w:t>
      </w:r>
      <w:r w:rsidRPr="00654061">
        <w:rPr>
          <w:rFonts w:cstheme="minorHAnsi"/>
        </w:rPr>
        <w:t>Median</w:t>
      </w:r>
      <w:r>
        <w:rPr>
          <w:rFonts w:cstheme="minorHAnsi"/>
        </w:rPr>
        <w:t xml:space="preserve"> ist -0.9056 und liegt aber in Relation zu Min bis Max sehr nahe bei null. Der Erwartungswert der Residuen liegt nahe bei null. Median muss im Vergleich zu 1Q. und 3. Q nahe bei null liegen (</w:t>
      </w:r>
      <w:r w:rsidRPr="00654061">
        <w:rPr>
          <w:rFonts w:cstheme="minorHAnsi"/>
        </w:rPr>
        <w:t>Voraussetzung: IE [</w:t>
      </w:r>
      <w:r>
        <w:rPr>
          <w:rFonts w:cstheme="minorHAnsi"/>
        </w:rPr>
        <w:t>E</w:t>
      </w:r>
      <w:r w:rsidRPr="00654061">
        <w:rPr>
          <w:rFonts w:cstheme="minorHAnsi"/>
        </w:rPr>
        <w:t>i] = 0</w:t>
      </w:r>
      <w:r>
        <w:rPr>
          <w:rFonts w:cstheme="minorHAnsi"/>
        </w:rPr>
        <w:t>).</w:t>
      </w:r>
    </w:p>
    <w:p w14:paraId="6D5C93C8" w14:textId="446134DB" w:rsidR="00654061" w:rsidRPr="00140AD9" w:rsidRDefault="00654061">
      <w:pPr>
        <w:rPr>
          <w:rFonts w:cstheme="minorHAnsi"/>
        </w:rPr>
      </w:pPr>
      <w:proofErr w:type="spellStart"/>
      <w:r w:rsidRPr="00654061">
        <w:rPr>
          <w:rFonts w:cstheme="minorHAnsi"/>
        </w:rPr>
        <w:t>Intercept</w:t>
      </w:r>
      <w:proofErr w:type="spellEnd"/>
      <w:r w:rsidR="00BA4575">
        <w:rPr>
          <w:rFonts w:cstheme="minorHAnsi"/>
        </w:rPr>
        <w:t xml:space="preserve"> (</w:t>
      </w:r>
      <w:proofErr w:type="spellStart"/>
      <w:r w:rsidR="00BA4575">
        <w:rPr>
          <w:rFonts w:cstheme="minorHAnsi"/>
        </w:rPr>
        <w:t>alpha</w:t>
      </w:r>
      <w:proofErr w:type="spellEnd"/>
      <w:r w:rsidR="00BA4575">
        <w:rPr>
          <w:rFonts w:cstheme="minorHAnsi"/>
        </w:rPr>
        <w:t>)</w:t>
      </w:r>
      <w:r>
        <w:rPr>
          <w:rFonts w:cstheme="minorHAnsi"/>
        </w:rPr>
        <w:t xml:space="preserve"> ist der Wert, wo die Gerade die y-Achse schneidet (hier: 46,817). Standradfehler</w:t>
      </w:r>
      <w:r w:rsidR="006954EF">
        <w:rPr>
          <w:rFonts w:cstheme="minorHAnsi"/>
        </w:rPr>
        <w:t>/Standardabweichung</w:t>
      </w:r>
      <w:r>
        <w:rPr>
          <w:rFonts w:cstheme="minorHAnsi"/>
        </w:rPr>
        <w:t xml:space="preserve"> liegt bei 6,112.</w:t>
      </w:r>
      <w:r w:rsidR="006954EF">
        <w:rPr>
          <w:rFonts w:cstheme="minorHAnsi"/>
        </w:rPr>
        <w:t xml:space="preserve"> </w:t>
      </w:r>
      <w:r w:rsidR="00BF4218">
        <w:rPr>
          <w:rFonts w:cstheme="minorHAnsi"/>
        </w:rPr>
        <w:t>Grundsätzlich gilt: j</w:t>
      </w:r>
      <w:r w:rsidR="006954EF">
        <w:rPr>
          <w:rFonts w:cstheme="minorHAnsi"/>
        </w:rPr>
        <w:t>e größer die Standardabweichung, desto größer die Gefahr, dass die null mit drinnen liegt</w:t>
      </w:r>
      <w:r w:rsidR="00BF4218">
        <w:rPr>
          <w:rFonts w:cstheme="minorHAnsi"/>
        </w:rPr>
        <w:t>.</w:t>
      </w:r>
      <w:r w:rsidR="006954EF">
        <w:rPr>
          <w:rFonts w:cstheme="minorHAnsi"/>
        </w:rPr>
        <w:t xml:space="preserve"> </w:t>
      </w:r>
      <w:r>
        <w:rPr>
          <w:rFonts w:cstheme="minorHAnsi"/>
        </w:rPr>
        <w:t>P-Wert</w:t>
      </w:r>
      <w:r w:rsidR="006954EF">
        <w:rPr>
          <w:rFonts w:cstheme="minorHAnsi"/>
        </w:rPr>
        <w:t xml:space="preserve"> von 1.08e-09 liegt unterhalb von 5% des </w:t>
      </w:r>
      <w:proofErr w:type="spellStart"/>
      <w:r w:rsidR="006954EF">
        <w:rPr>
          <w:rFonts w:cstheme="minorHAnsi"/>
        </w:rPr>
        <w:t>Signifikantsniveau</w:t>
      </w:r>
      <w:proofErr w:type="spellEnd"/>
      <w:r w:rsidR="006954EF">
        <w:rPr>
          <w:rFonts w:cstheme="minorHAnsi"/>
        </w:rPr>
        <w:t xml:space="preserve">. H0 kann verworfen werden, </w:t>
      </w:r>
      <w:ins w:id="33" w:author="Philipp Grafendorfer" w:date="2019-04-10T18:34:00Z">
        <w:r w:rsidR="00681A6F">
          <w:rPr>
            <w:rFonts w:cstheme="minorHAnsi"/>
          </w:rPr>
          <w:t xml:space="preserve">der Schätzer für das </w:t>
        </w:r>
        <w:proofErr w:type="spellStart"/>
        <w:r w:rsidR="00681A6F">
          <w:rPr>
            <w:rFonts w:cstheme="minorHAnsi"/>
          </w:rPr>
          <w:t>In</w:t>
        </w:r>
      </w:ins>
      <w:ins w:id="34" w:author="Philipp Grafendorfer" w:date="2019-04-10T18:35:00Z">
        <w:r w:rsidR="00681A6F">
          <w:rPr>
            <w:rFonts w:cstheme="minorHAnsi"/>
          </w:rPr>
          <w:t>terzept</w:t>
        </w:r>
        <w:proofErr w:type="spellEnd"/>
        <w:r w:rsidR="00681A6F">
          <w:rPr>
            <w:rFonts w:cstheme="minorHAnsi"/>
          </w:rPr>
          <w:t xml:space="preserve"> die geforderte Signifikanz </w:t>
        </w:r>
        <w:proofErr w:type="spellStart"/>
        <w:r w:rsidR="00681A6F">
          <w:rPr>
            <w:rFonts w:cstheme="minorHAnsi"/>
          </w:rPr>
          <w:t>erreicht</w:t>
        </w:r>
      </w:ins>
      <w:del w:id="35" w:author="Philipp Grafendorfer" w:date="2019-04-10T18:34:00Z">
        <w:r w:rsidR="006954EF" w:rsidDel="00681A6F">
          <w:rPr>
            <w:rFonts w:cstheme="minorHAnsi"/>
          </w:rPr>
          <w:delText>da Achsenabschnitt hoch signifikant ist.</w:delText>
        </w:r>
        <w:r w:rsidR="00BF4218" w:rsidDel="00681A6F">
          <w:rPr>
            <w:rFonts w:cstheme="minorHAnsi"/>
          </w:rPr>
          <w:delText xml:space="preserve"> </w:delText>
        </w:r>
      </w:del>
      <w:r w:rsidR="00BF4218">
        <w:rPr>
          <w:rFonts w:cstheme="minorHAnsi"/>
        </w:rPr>
        <w:t>Geschätzter</w:t>
      </w:r>
      <w:proofErr w:type="spellEnd"/>
      <w:r w:rsidR="00BF4218">
        <w:rPr>
          <w:rFonts w:cstheme="minorHAnsi"/>
        </w:rPr>
        <w:t xml:space="preserve"> </w:t>
      </w:r>
      <w:proofErr w:type="spellStart"/>
      <w:r w:rsidR="00BF4218">
        <w:rPr>
          <w:rFonts w:cstheme="minorHAnsi"/>
        </w:rPr>
        <w:t>Koefficient</w:t>
      </w:r>
      <w:proofErr w:type="spellEnd"/>
      <w:r w:rsidR="00BF4218">
        <w:rPr>
          <w:rFonts w:cstheme="minorHAnsi"/>
        </w:rPr>
        <w:t xml:space="preserve"> </w:t>
      </w:r>
      <w:proofErr w:type="spellStart"/>
      <w:r w:rsidR="00BF4218">
        <w:rPr>
          <w:rFonts w:cstheme="minorHAnsi"/>
        </w:rPr>
        <w:t>Fertility</w:t>
      </w:r>
      <w:proofErr w:type="spellEnd"/>
      <w:r w:rsidR="00BF4218">
        <w:rPr>
          <w:rFonts w:cstheme="minorHAnsi"/>
        </w:rPr>
        <w:t xml:space="preserve"> (-0.51095) ist bezogen auf ß-Wert. Standardfehler von </w:t>
      </w:r>
      <w:proofErr w:type="spellStart"/>
      <w:r w:rsidR="00BF4218">
        <w:rPr>
          <w:rFonts w:cstheme="minorHAnsi"/>
        </w:rPr>
        <w:t>Fertility</w:t>
      </w:r>
      <w:proofErr w:type="spellEnd"/>
      <w:r w:rsidR="00BF4218">
        <w:rPr>
          <w:rFonts w:cstheme="minorHAnsi"/>
        </w:rPr>
        <w:t xml:space="preserve"> ist 0,0858 (sehr niedrig). Sprich das ist die Wahrscheinlichkeit, dass die null mit drinnen ist, ist 3.66e-07</w:t>
      </w:r>
      <w:r w:rsidR="00B537CF">
        <w:rPr>
          <w:rFonts w:cstheme="minorHAnsi"/>
        </w:rPr>
        <w:t xml:space="preserve"> (</w:t>
      </w:r>
      <w:del w:id="36" w:author="Philipp Grafendorfer" w:date="2019-04-10T18:35:00Z">
        <w:r w:rsidR="00B537CF" w:rsidDel="00681A6F">
          <w:rPr>
            <w:rFonts w:cstheme="minorHAnsi"/>
          </w:rPr>
          <w:delText xml:space="preserve">hoch </w:delText>
        </w:r>
      </w:del>
      <w:r w:rsidR="00B537CF">
        <w:rPr>
          <w:rFonts w:cstheme="minorHAnsi"/>
        </w:rPr>
        <w:t>signifikant).</w:t>
      </w:r>
    </w:p>
    <w:p w14:paraId="139E5034" w14:textId="7C648CBA" w:rsidR="00453A83" w:rsidRDefault="00681A6F">
      <w:ins w:id="37" w:author="Philipp Grafendorfer" w:date="2019-04-10T18:35:00Z">
        <w:r>
          <w:t>Residual</w:t>
        </w:r>
      </w:ins>
      <w:del w:id="38" w:author="Philipp Grafendorfer" w:date="2019-04-10T18:35:00Z">
        <w:r w:rsidR="00453A83" w:rsidRPr="00453A83" w:rsidDel="00681A6F">
          <w:delText>Residaul</w:delText>
        </w:r>
      </w:del>
      <w:r w:rsidR="00453A83" w:rsidRPr="00453A83">
        <w:t xml:space="preserve"> </w:t>
      </w:r>
      <w:proofErr w:type="spellStart"/>
      <w:r w:rsidR="00453A83" w:rsidRPr="00453A83">
        <w:t>standard</w:t>
      </w:r>
      <w:proofErr w:type="spellEnd"/>
      <w:r w:rsidR="00453A83" w:rsidRPr="00453A83">
        <w:t xml:space="preserve"> </w:t>
      </w:r>
      <w:proofErr w:type="spellStart"/>
      <w:r w:rsidR="00453A83" w:rsidRPr="00453A83">
        <w:t>error</w:t>
      </w:r>
      <w:proofErr w:type="spellEnd"/>
      <w:r w:rsidR="00453A83" w:rsidRPr="00453A83">
        <w:t xml:space="preserve"> (7.271) ist die Fläche der Fehlerquadrate</w:t>
      </w:r>
      <w:r w:rsidR="00453A83">
        <w:t xml:space="preserve"> Residuen-Standardfehler. 45 </w:t>
      </w:r>
      <w:proofErr w:type="spellStart"/>
      <w:r w:rsidR="00453A83">
        <w:t>degrees</w:t>
      </w:r>
      <w:proofErr w:type="spellEnd"/>
      <w:r w:rsidR="00453A83">
        <w:t xml:space="preserve"> </w:t>
      </w:r>
      <w:proofErr w:type="spellStart"/>
      <w:r w:rsidR="00453A83">
        <w:t>of</w:t>
      </w:r>
      <w:proofErr w:type="spellEnd"/>
      <w:r w:rsidR="00453A83">
        <w:t xml:space="preserve"> </w:t>
      </w:r>
      <w:proofErr w:type="spellStart"/>
      <w:r w:rsidR="00453A83">
        <w:t>freedom</w:t>
      </w:r>
      <w:proofErr w:type="spellEnd"/>
      <w:del w:id="39" w:author="Philipp Grafendorfer" w:date="2019-04-10T18:35:00Z">
        <w:r w:rsidR="00453A83" w:rsidDel="00681A6F">
          <w:delText>e</w:delText>
        </w:r>
      </w:del>
      <w:r w:rsidR="00453A83">
        <w:t xml:space="preserve"> ist die Anzahl der Beobachtungen.</w:t>
      </w:r>
      <w:r w:rsidR="007F5409">
        <w:t xml:space="preserve"> 45+2=47 </w:t>
      </w:r>
      <w:r w:rsidR="000D2C46">
        <w:t>ist die Gesamtgröße der Stichprobe.</w:t>
      </w:r>
      <w:r w:rsidR="00453A83">
        <w:t xml:space="preserve"> Multiple R-</w:t>
      </w:r>
      <w:proofErr w:type="spellStart"/>
      <w:r w:rsidR="00453A83">
        <w:t>squared</w:t>
      </w:r>
      <w:proofErr w:type="spellEnd"/>
      <w:r w:rsidR="00453A83">
        <w:t>= Bestimmtheitsmaß gibt an, welcher den Anteil der Gesamtstreuung durch die Regression erklärt wird. Je höher der Anteil, desto besser das Modell (1=bestmöglich). In diesen Fall ist R-</w:t>
      </w:r>
      <w:proofErr w:type="spellStart"/>
      <w:r w:rsidR="00453A83">
        <w:t>squared</w:t>
      </w:r>
      <w:proofErr w:type="spellEnd"/>
      <w:r w:rsidR="00453A83">
        <w:t xml:space="preserve"> 0.4406 und der angepasste (</w:t>
      </w:r>
      <w:proofErr w:type="spellStart"/>
      <w:r w:rsidR="00453A83">
        <w:t>adjusted</w:t>
      </w:r>
      <w:proofErr w:type="spellEnd"/>
      <w:r w:rsidR="00654061">
        <w:t>)</w:t>
      </w:r>
      <w:r w:rsidR="00453A83">
        <w:t xml:space="preserve"> R-</w:t>
      </w:r>
      <w:proofErr w:type="spellStart"/>
      <w:r w:rsidR="00453A83">
        <w:t>squared</w:t>
      </w:r>
      <w:proofErr w:type="spellEnd"/>
      <w:r w:rsidR="00654061">
        <w:t xml:space="preserve"> ist </w:t>
      </w:r>
      <w:r w:rsidR="00453A83">
        <w:t>0.4282.</w:t>
      </w:r>
      <w:r w:rsidR="00B537CF">
        <w:t xml:space="preserve"> </w:t>
      </w:r>
      <w:proofErr w:type="spellStart"/>
      <w:r w:rsidR="00B537CF" w:rsidRPr="00B537CF">
        <w:rPr>
          <w:rFonts w:cstheme="minorHAnsi"/>
        </w:rPr>
        <w:t>Adjusted</w:t>
      </w:r>
      <w:proofErr w:type="spellEnd"/>
      <w:r w:rsidR="00B537CF" w:rsidRPr="00B537CF">
        <w:rPr>
          <w:rFonts w:cstheme="minorHAnsi"/>
        </w:rPr>
        <w:t xml:space="preserve"> R </w:t>
      </w:r>
      <w:proofErr w:type="spellStart"/>
      <w:r w:rsidR="00B537CF" w:rsidRPr="00B537CF">
        <w:rPr>
          <w:rFonts w:cstheme="minorHAnsi"/>
        </w:rPr>
        <w:t>squared</w:t>
      </w:r>
      <w:proofErr w:type="spellEnd"/>
      <w:r w:rsidR="00B537CF">
        <w:rPr>
          <w:rFonts w:cstheme="minorHAnsi"/>
        </w:rPr>
        <w:t xml:space="preserve"> ist angepasster Wert durch Einbeziehen der Freiheitsgrade der Summe der Quadrate.</w:t>
      </w:r>
      <w:r w:rsidR="00453A83">
        <w:t xml:space="preserve"> Das heißt, </w:t>
      </w:r>
      <w:r w:rsidR="00654061">
        <w:t>zwischen Education-</w:t>
      </w:r>
      <w:proofErr w:type="spellStart"/>
      <w:r w:rsidR="00654061">
        <w:t>Fertility</w:t>
      </w:r>
      <w:proofErr w:type="spellEnd"/>
      <w:r w:rsidR="00654061">
        <w:t xml:space="preserve"> </w:t>
      </w:r>
      <w:r w:rsidR="001A04B4">
        <w:t>ist ein schwach positiver linearer Zusammenhang.</w:t>
      </w:r>
      <w:r w:rsidR="00654061">
        <w:t xml:space="preserve"> </w:t>
      </w:r>
      <w:r w:rsidR="00453A83">
        <w:t xml:space="preserve"> </w:t>
      </w:r>
    </w:p>
    <w:p w14:paraId="3B7787C6" w14:textId="1947E072" w:rsidR="000D2C46" w:rsidRDefault="000D2C46" w:rsidP="000D2C46">
      <w:pPr>
        <w:rPr>
          <w:ins w:id="40" w:author="Philipp Grafendorfer" w:date="2019-04-10T18:41:00Z"/>
          <w:rFonts w:cstheme="minorHAnsi"/>
        </w:rPr>
      </w:pPr>
      <w:r>
        <w:rPr>
          <w:rFonts w:cstheme="minorHAnsi"/>
        </w:rPr>
        <w:t>Mit F-</w:t>
      </w:r>
      <w:proofErr w:type="spellStart"/>
      <w:r>
        <w:rPr>
          <w:rFonts w:cstheme="minorHAnsi"/>
        </w:rPr>
        <w:t>statistic</w:t>
      </w:r>
      <w:proofErr w:type="spellEnd"/>
      <w:r>
        <w:rPr>
          <w:rFonts w:cstheme="minorHAnsi"/>
        </w:rPr>
        <w:t xml:space="preserve"> (hier: 35,45)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45 Freiheitsgraden mit einem Modell mit einem einzigen Freiheitsgrad, sprich ein einziger MW wird hineingelegt. </w:t>
      </w:r>
      <w:commentRangeStart w:id="41"/>
      <w:r>
        <w:rPr>
          <w:rFonts w:cstheme="minorHAnsi"/>
        </w:rPr>
        <w:t>F-Statistik von 35,45 ist kleiner als 3,659e-7</w:t>
      </w:r>
      <w:r w:rsidR="00BA4575">
        <w:rPr>
          <w:rFonts w:cstheme="minorHAnsi"/>
        </w:rPr>
        <w:t xml:space="preserve">, das heißt lineares Modell ist besser als wenn man nur einen Gesamtmittelwert reinlegt. </w:t>
      </w:r>
      <w:commentRangeEnd w:id="41"/>
      <w:r w:rsidR="00681A6F">
        <w:rPr>
          <w:rStyle w:val="Kommentarzeichen"/>
        </w:rPr>
        <w:commentReference w:id="41"/>
      </w:r>
    </w:p>
    <w:p w14:paraId="757A35ED" w14:textId="1649B0EF" w:rsidR="00B33957" w:rsidRDefault="00B33957" w:rsidP="000D2C46">
      <w:pPr>
        <w:rPr>
          <w:rFonts w:cstheme="minorHAnsi"/>
        </w:rPr>
      </w:pPr>
      <w:ins w:id="42" w:author="Philipp Grafendorfer" w:date="2019-04-10T18:41:00Z">
        <w:r>
          <w:rPr>
            <w:rFonts w:cstheme="minorHAnsi"/>
          </w:rPr>
          <w:t xml:space="preserve">Trotz der Ungenauigkeit des Models gibt die F- Statistik mit 35.45 an, dass </w:t>
        </w:r>
      </w:ins>
      <w:ins w:id="43" w:author="Philipp Grafendorfer" w:date="2019-04-10T18:42:00Z">
        <w:r>
          <w:rPr>
            <w:rFonts w:cstheme="minorHAnsi"/>
          </w:rPr>
          <w:t xml:space="preserve">die Varianz der Daten mit dem Model um das ca. 35-fache besser erklärt wird als wenn man versuchen würden, die Varianz der Daten ausschließlich mit </w:t>
        </w:r>
      </w:ins>
      <w:ins w:id="44" w:author="Philipp Grafendorfer" w:date="2019-04-10T18:43:00Z">
        <w:r>
          <w:rPr>
            <w:rFonts w:cstheme="minorHAnsi"/>
          </w:rPr>
          <w:t>Mittelwerten zu erklären.</w:t>
        </w:r>
      </w:ins>
    </w:p>
    <w:p w14:paraId="73A08933" w14:textId="77777777" w:rsidR="00BA4575" w:rsidRDefault="00BA4575" w:rsidP="000D2C46">
      <w:pPr>
        <w:rPr>
          <w:rFonts w:cstheme="minorHAnsi"/>
        </w:rPr>
      </w:pPr>
      <w:r>
        <w:rPr>
          <w:rFonts w:cstheme="minorHAnsi"/>
        </w:rPr>
        <w:t>Regressionsgerade:  Education= 46,82-0,51*</w:t>
      </w:r>
      <w:proofErr w:type="spellStart"/>
      <w:r>
        <w:rPr>
          <w:rFonts w:cstheme="minorHAnsi"/>
        </w:rPr>
        <w:t>Fertility</w:t>
      </w:r>
      <w:proofErr w:type="spellEnd"/>
      <w:r>
        <w:rPr>
          <w:rFonts w:cstheme="minorHAnsi"/>
        </w:rPr>
        <w:t>.</w:t>
      </w:r>
    </w:p>
    <w:p w14:paraId="70BC544C" w14:textId="77777777" w:rsidR="000D2C46" w:rsidRPr="00037180" w:rsidRDefault="00037180">
      <w:pPr>
        <w:rPr>
          <w:b/>
          <w:u w:val="single"/>
        </w:rPr>
      </w:pPr>
      <w:r w:rsidRPr="00037180">
        <w:rPr>
          <w:b/>
          <w:u w:val="single"/>
        </w:rPr>
        <w:t>Ist das Modell gültig?</w:t>
      </w:r>
    </w:p>
    <w:p w14:paraId="03FAE1AC" w14:textId="77777777" w:rsidR="00843B15" w:rsidRDefault="00843B15">
      <w:r>
        <w:rPr>
          <w:noProof/>
        </w:rPr>
        <w:drawing>
          <wp:inline distT="0" distB="0" distL="0" distR="0" wp14:anchorId="0F49D8F3" wp14:editId="1F149B4D">
            <wp:extent cx="2686050" cy="19343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834" cy="1947107"/>
                    </a:xfrm>
                    <a:prstGeom prst="rect">
                      <a:avLst/>
                    </a:prstGeom>
                  </pic:spPr>
                </pic:pic>
              </a:graphicData>
            </a:graphic>
          </wp:inline>
        </w:drawing>
      </w:r>
      <w:r>
        <w:rPr>
          <w:noProof/>
        </w:rPr>
        <w:drawing>
          <wp:inline distT="0" distB="0" distL="0" distR="0" wp14:anchorId="7496A0B7" wp14:editId="51A07677">
            <wp:extent cx="2689454" cy="193675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205" cy="1960335"/>
                    </a:xfrm>
                    <a:prstGeom prst="rect">
                      <a:avLst/>
                    </a:prstGeom>
                  </pic:spPr>
                </pic:pic>
              </a:graphicData>
            </a:graphic>
          </wp:inline>
        </w:drawing>
      </w:r>
    </w:p>
    <w:p w14:paraId="4AB032EA" w14:textId="77777777" w:rsidR="00DB3C42" w:rsidRDefault="00DB3C42">
      <w:r>
        <w:rPr>
          <w:noProof/>
        </w:rPr>
        <w:lastRenderedPageBreak/>
        <w:drawing>
          <wp:inline distT="0" distB="0" distL="0" distR="0" wp14:anchorId="13ED9DB5" wp14:editId="1DC7E081">
            <wp:extent cx="2685600" cy="1933975"/>
            <wp:effectExtent l="0" t="0" r="63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600" cy="1933975"/>
                    </a:xfrm>
                    <a:prstGeom prst="rect">
                      <a:avLst/>
                    </a:prstGeom>
                  </pic:spPr>
                </pic:pic>
              </a:graphicData>
            </a:graphic>
          </wp:inline>
        </w:drawing>
      </w:r>
      <w:r w:rsidR="005416B6">
        <w:rPr>
          <w:noProof/>
        </w:rPr>
        <w:drawing>
          <wp:inline distT="0" distB="0" distL="0" distR="0" wp14:anchorId="17FC6DBD" wp14:editId="4A0A99F7">
            <wp:extent cx="2685600" cy="1933975"/>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600" cy="1933975"/>
                    </a:xfrm>
                    <a:prstGeom prst="rect">
                      <a:avLst/>
                    </a:prstGeom>
                  </pic:spPr>
                </pic:pic>
              </a:graphicData>
            </a:graphic>
          </wp:inline>
        </w:drawing>
      </w:r>
    </w:p>
    <w:p w14:paraId="649E1405" w14:textId="77777777" w:rsidR="00843B15" w:rsidRPr="008209D1" w:rsidRDefault="00E96988">
      <w:proofErr w:type="spellStart"/>
      <w:r>
        <w:t>Residu</w:t>
      </w:r>
      <w:r w:rsidR="005F201C">
        <w:t>a</w:t>
      </w:r>
      <w:r>
        <w:t>ls</w:t>
      </w:r>
      <w:proofErr w:type="spellEnd"/>
      <w:r>
        <w:t xml:space="preserve"> </w:t>
      </w:r>
      <w:proofErr w:type="spellStart"/>
      <w:r>
        <w:t>vs</w:t>
      </w:r>
      <w:proofErr w:type="spellEnd"/>
      <w:r>
        <w:t xml:space="preserve"> </w:t>
      </w:r>
      <w:proofErr w:type="spellStart"/>
      <w:r>
        <w:t>Fitted</w:t>
      </w:r>
      <w:proofErr w:type="spellEnd"/>
      <w:r>
        <w:t xml:space="preserve">-Plot zeigt, dass die meisten Daten/Fehler im Bereich von Null bis -10 schwanken. Die andere Gruppe der Daten/Fehler schwankt zwischen Null und +10. Nur wenige Werte schwanken um Null. Städte wie </w:t>
      </w:r>
      <w:proofErr w:type="spellStart"/>
      <w:r>
        <w:t>V.De</w:t>
      </w:r>
      <w:proofErr w:type="spellEnd"/>
      <w:r>
        <w:t xml:space="preserve"> Geneva, Orbe und </w:t>
      </w:r>
      <w:proofErr w:type="spellStart"/>
      <w:r>
        <w:t>Neuchatel</w:t>
      </w:r>
      <w:proofErr w:type="spellEnd"/>
      <w:r>
        <w:t xml:space="preserve"> sind als Ausreißer definiert. </w:t>
      </w:r>
      <w:r w:rsidR="005F201C">
        <w:t xml:space="preserve">Zusammenfassend kann man sagen, dass die Daten nicht gleichmäßig verteilt sind, aber es keine periodische und </w:t>
      </w:r>
      <w:proofErr w:type="spellStart"/>
      <w:r w:rsidR="005F201C">
        <w:t>cluster</w:t>
      </w:r>
      <w:proofErr w:type="spellEnd"/>
      <w:r w:rsidR="005F201C">
        <w:t xml:space="preserve"> Bildungen. </w:t>
      </w:r>
      <w:r w:rsidR="00DB3C42">
        <w:t>Die 1.Voraussetzung für</w:t>
      </w:r>
      <w:r w:rsidR="00DB3C42" w:rsidRPr="00DB3C42">
        <w:t xml:space="preserve"> </w:t>
      </w:r>
      <w:r w:rsidR="00DB3C42">
        <w:t xml:space="preserve">die lineare Regression ist erfüllt, da xi, </w:t>
      </w:r>
      <w:proofErr w:type="spellStart"/>
      <w:r w:rsidR="00DB3C42">
        <w:t>xj</w:t>
      </w:r>
      <w:proofErr w:type="spellEnd"/>
      <w:r w:rsidR="00DB3C42">
        <w:t xml:space="preserve"> unabhängig, unkorreliert sind und haben keinen linearen Zusammenhang. </w:t>
      </w:r>
      <w:r w:rsidR="005F201C">
        <w:t>Die</w:t>
      </w:r>
      <w:r>
        <w:t xml:space="preserve"> </w:t>
      </w:r>
      <w:r w:rsidR="00DB3C42">
        <w:t>2</w:t>
      </w:r>
      <w:r>
        <w:t xml:space="preserve">.Voraussetzung ist nicht erfüllt, da IE [Ei] </w:t>
      </w:r>
      <w:r>
        <w:rPr>
          <w:rFonts w:cstheme="minorHAnsi"/>
        </w:rPr>
        <w:t>≠</w:t>
      </w:r>
      <w:r>
        <w:t xml:space="preserve"> Null ist und somit ein systematischer Fehler vorhanden ist. </w:t>
      </w:r>
      <w:r w:rsidR="008147DA">
        <w:t xml:space="preserve">Die </w:t>
      </w:r>
      <w:r w:rsidR="00DB3C42">
        <w:t>3</w:t>
      </w:r>
      <w:r w:rsidR="008147DA">
        <w:t xml:space="preserve">.Voraussetzung ist nicht erfüllt da, </w:t>
      </w:r>
      <w:proofErr w:type="spellStart"/>
      <w:r w:rsidR="008147DA">
        <w:t>Eiid</w:t>
      </w:r>
      <w:proofErr w:type="spellEnd"/>
      <w:r w:rsidR="008147DA">
        <w:t xml:space="preserve"> zwar </w:t>
      </w:r>
      <w:proofErr w:type="gramStart"/>
      <w:r w:rsidR="008147DA">
        <w:t>unabhä</w:t>
      </w:r>
      <w:r w:rsidR="00DB3C42">
        <w:t>n</w:t>
      </w:r>
      <w:r w:rsidR="008147DA">
        <w:t>gig</w:t>
      </w:r>
      <w:proofErr w:type="gramEnd"/>
      <w:r w:rsidR="008147DA">
        <w:t xml:space="preserve"> aber nicht gleichmäßig </w:t>
      </w:r>
      <w:r w:rsidR="00453B1A">
        <w:t xml:space="preserve">(3 von 47 Werten draußen) </w:t>
      </w:r>
      <w:r w:rsidR="008147DA">
        <w:t xml:space="preserve">verteilt. </w:t>
      </w:r>
      <w:r w:rsidR="008209D1">
        <w:t xml:space="preserve">Die </w:t>
      </w:r>
      <w:r w:rsidR="00DB3C42">
        <w:t>4</w:t>
      </w:r>
      <w:r w:rsidR="008209D1">
        <w:t>.Voraussetzung ist erfüllt, da Var (Ei)</w:t>
      </w:r>
      <w:r w:rsidR="00330ECD">
        <w:t xml:space="preserve"> </w:t>
      </w:r>
      <w:r w:rsidR="005416B6">
        <w:rPr>
          <w:rFonts w:cstheme="minorHAnsi"/>
        </w:rPr>
        <w:t>=</w:t>
      </w:r>
      <w:r w:rsidR="00330ECD">
        <w:rPr>
          <w:rFonts w:cstheme="minorHAnsi"/>
        </w:rPr>
        <w:t xml:space="preserve"> </w:t>
      </w:r>
      <w:proofErr w:type="gramStart"/>
      <w:r w:rsidR="008209D1">
        <w:rPr>
          <w:rFonts w:cstheme="minorHAnsi"/>
        </w:rPr>
        <w:t>σ</w:t>
      </w:r>
      <w:r w:rsidR="008209D1">
        <w:rPr>
          <w:rFonts w:cstheme="minorHAnsi"/>
          <w:vertAlign w:val="superscript"/>
        </w:rPr>
        <w:t>2</w:t>
      </w:r>
      <w:proofErr w:type="gramEnd"/>
      <w:r w:rsidR="00330ECD">
        <w:rPr>
          <w:rFonts w:cstheme="minorHAnsi"/>
        </w:rPr>
        <w:t xml:space="preserve"> weil die Varianzen </w:t>
      </w:r>
      <w:r w:rsidR="005416B6">
        <w:rPr>
          <w:rFonts w:cstheme="minorHAnsi"/>
        </w:rPr>
        <w:t>gleich</w:t>
      </w:r>
      <w:r w:rsidR="00330ECD">
        <w:rPr>
          <w:rFonts w:cstheme="minorHAnsi"/>
        </w:rPr>
        <w:t xml:space="preserve"> und somit </w:t>
      </w:r>
      <w:r w:rsidR="005416B6">
        <w:rPr>
          <w:rFonts w:cstheme="minorHAnsi"/>
        </w:rPr>
        <w:t>homo</w:t>
      </w:r>
      <w:r w:rsidR="00330ECD">
        <w:rPr>
          <w:rFonts w:cstheme="minorHAnsi"/>
        </w:rPr>
        <w:t>skedastisch sind.</w:t>
      </w:r>
    </w:p>
    <w:p w14:paraId="1F72FBEE" w14:textId="74D33780" w:rsidR="005F201C" w:rsidRDefault="005F201C">
      <w:r>
        <w:t>Der QQ-Plot zeigt</w:t>
      </w:r>
      <w:r w:rsidR="008209D1">
        <w:t>,</w:t>
      </w:r>
      <w:r>
        <w:t xml:space="preserve"> dass die meisten </w:t>
      </w:r>
      <w:proofErr w:type="spellStart"/>
      <w:r>
        <w:t>Residauls</w:t>
      </w:r>
      <w:proofErr w:type="spellEnd"/>
      <w:r>
        <w:t xml:space="preserve"> auf der Gerade</w:t>
      </w:r>
      <w:r w:rsidR="008209D1">
        <w:t>linie</w:t>
      </w:r>
      <w:r>
        <w:t xml:space="preserve"> liegen. Die Daten von den Städten </w:t>
      </w:r>
      <w:proofErr w:type="spellStart"/>
      <w:r>
        <w:t>V.De</w:t>
      </w:r>
      <w:proofErr w:type="spellEnd"/>
      <w:r>
        <w:t xml:space="preserve"> Geneva, Orbe und </w:t>
      </w:r>
      <w:proofErr w:type="spellStart"/>
      <w:r>
        <w:t>Neuchatel</w:t>
      </w:r>
      <w:proofErr w:type="spellEnd"/>
      <w:r>
        <w:t xml:space="preserve"> liegen nicht auf der Gerade</w:t>
      </w:r>
      <w:r w:rsidR="008209D1">
        <w:t>linie</w:t>
      </w:r>
      <w:r>
        <w:t xml:space="preserve"> bzw. sie verursachen schwere Ränder</w:t>
      </w:r>
      <w:r w:rsidR="005416B6">
        <w:t xml:space="preserve">. Da sie als Ausreißer angenommen werden </w:t>
      </w:r>
      <w:r w:rsidR="008209D1">
        <w:t xml:space="preserve">und </w:t>
      </w:r>
      <w:r w:rsidR="005416B6">
        <w:t xml:space="preserve">wird hier </w:t>
      </w:r>
      <w:r>
        <w:t>Normalverteilung</w:t>
      </w:r>
      <w:r w:rsidR="005416B6">
        <w:t xml:space="preserve"> angenommen</w:t>
      </w:r>
      <w:r w:rsidR="008209D1">
        <w:t>.</w:t>
      </w:r>
      <w:r w:rsidR="008147DA">
        <w:t xml:space="preserve"> Die Voraussetzung </w:t>
      </w:r>
      <w:r w:rsidR="00DB3C42">
        <w:t>5</w:t>
      </w:r>
      <w:r w:rsidR="008147DA">
        <w:t xml:space="preserve"> ist </w:t>
      </w:r>
      <w:r w:rsidR="005416B6">
        <w:t xml:space="preserve">somit </w:t>
      </w:r>
      <w:r w:rsidR="008147DA">
        <w:t xml:space="preserve">erfüllt. </w:t>
      </w:r>
      <w:proofErr w:type="spellStart"/>
      <w:r w:rsidR="005416B6">
        <w:t>Scale</w:t>
      </w:r>
      <w:proofErr w:type="spellEnd"/>
      <w:r w:rsidR="005416B6">
        <w:t xml:space="preserve">-Location Plot weist daraufhin, dass es die </w:t>
      </w:r>
      <w:r w:rsidR="00D97091">
        <w:t xml:space="preserve">meisten standardisierte </w:t>
      </w:r>
      <w:proofErr w:type="spellStart"/>
      <w:r w:rsidR="00D97091">
        <w:t>Residuals</w:t>
      </w:r>
      <w:proofErr w:type="spellEnd"/>
      <w:r w:rsidR="00D97091">
        <w:t>-Daten</w:t>
      </w:r>
      <w:r w:rsidR="005416B6">
        <w:t xml:space="preserve"> </w:t>
      </w:r>
      <w:r w:rsidR="00D97091">
        <w:t xml:space="preserve">im Bereich zwischen 0.5 und 1.0 liegen. All diese Indizien weisen auf </w:t>
      </w:r>
      <w:proofErr w:type="spellStart"/>
      <w:r w:rsidR="00D97091">
        <w:t>homoskedastizität</w:t>
      </w:r>
      <w:proofErr w:type="spellEnd"/>
      <w:r w:rsidR="00D97091">
        <w:t xml:space="preserve"> hin. Cooks </w:t>
      </w:r>
      <w:proofErr w:type="spellStart"/>
      <w:r w:rsidR="00D97091">
        <w:t>Distance</w:t>
      </w:r>
      <w:proofErr w:type="spellEnd"/>
      <w:r w:rsidR="00D97091">
        <w:t xml:space="preserve"> Plot zeigt, dass die Gerade </w:t>
      </w:r>
      <w:del w:id="45" w:author="Philipp Grafendorfer" w:date="2019-04-10T19:45:00Z">
        <w:r w:rsidR="00D97091" w:rsidDel="001D5E2A">
          <w:delText xml:space="preserve">nicht </w:delText>
        </w:r>
      </w:del>
      <w:r w:rsidR="00D97091">
        <w:t xml:space="preserve">gehebelt </w:t>
      </w:r>
      <w:r w:rsidR="00F71365">
        <w:t>werden kann</w:t>
      </w:r>
      <w:del w:id="46" w:author="Philipp Grafendorfer" w:date="2019-04-10T19:45:00Z">
        <w:r w:rsidR="00F71365" w:rsidDel="001D5E2A">
          <w:delText xml:space="preserve"> obwohl es drei Ausreißer gibt</w:delText>
        </w:r>
      </w:del>
      <w:r w:rsidR="00F71365">
        <w:t>.</w:t>
      </w:r>
      <w:r w:rsidR="00D97091">
        <w:t xml:space="preserve"> </w:t>
      </w:r>
    </w:p>
    <w:p w14:paraId="19379375" w14:textId="77777777" w:rsidR="008147DA" w:rsidRDefault="008147DA"/>
    <w:p w14:paraId="0420B99D" w14:textId="77777777" w:rsidR="00FF6419" w:rsidRDefault="00FF6419" w:rsidP="00FF6419">
      <w:r>
        <w:t>Modell 2: Education-</w:t>
      </w:r>
      <w:proofErr w:type="spellStart"/>
      <w:r>
        <w:t>Agriculture</w:t>
      </w:r>
      <w:proofErr w:type="spellEnd"/>
    </w:p>
    <w:p w14:paraId="767D61CC" w14:textId="77777777" w:rsidR="00FF6419" w:rsidRDefault="00FF6419" w:rsidP="00FF6419">
      <w:r>
        <w:t>Hypothesentestung:</w:t>
      </w:r>
    </w:p>
    <w:p w14:paraId="431DBDEE" w14:textId="77777777" w:rsidR="00FF6419" w:rsidRDefault="00FF6419" w:rsidP="00FF6419">
      <w:r>
        <w:t>H0: es gibt keinen linearen Zusammenhang.</w:t>
      </w:r>
    </w:p>
    <w:p w14:paraId="670C1FD0" w14:textId="77777777" w:rsidR="00FF6419" w:rsidRDefault="00FF6419" w:rsidP="00FF6419">
      <w:r w:rsidRPr="00F71365">
        <w:t>HA</w:t>
      </w:r>
      <w:r>
        <w:t>:</w:t>
      </w:r>
      <w:r w:rsidRPr="00F71365">
        <w:t xml:space="preserve"> es gibt einen l</w:t>
      </w:r>
      <w:r>
        <w:t>inearen Zusammenhang.</w:t>
      </w:r>
    </w:p>
    <w:p w14:paraId="572D4BEC" w14:textId="77777777" w:rsidR="008147DA" w:rsidRPr="00FF6419" w:rsidRDefault="00FF6419">
      <w:pPr>
        <w:rPr>
          <w:b/>
          <w:u w:val="single"/>
        </w:rPr>
      </w:pPr>
      <w:r w:rsidRPr="00037180">
        <w:rPr>
          <w:b/>
          <w:u w:val="single"/>
        </w:rPr>
        <w:t>Wie gut ist das Modell?</w:t>
      </w:r>
    </w:p>
    <w:p w14:paraId="7FC68302"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FF6419">
        <w:rPr>
          <w:rFonts w:ascii="Lucida Console" w:eastAsia="Times New Roman" w:hAnsi="Lucida Console" w:cs="Courier New"/>
          <w:color w:val="0000FF"/>
          <w:sz w:val="20"/>
          <w:szCs w:val="20"/>
          <w:lang w:val="en-US" w:eastAsia="de-AT"/>
        </w:rPr>
        <w:t xml:space="preserve">&gt; </w:t>
      </w:r>
      <w:proofErr w:type="spellStart"/>
      <w:r w:rsidRPr="00FF6419">
        <w:rPr>
          <w:rFonts w:ascii="Lucida Console" w:eastAsia="Times New Roman" w:hAnsi="Lucida Console" w:cs="Courier New"/>
          <w:color w:val="0000FF"/>
          <w:sz w:val="20"/>
          <w:szCs w:val="20"/>
          <w:lang w:val="en-US" w:eastAsia="de-AT"/>
        </w:rPr>
        <w:t>lmswiss</w:t>
      </w:r>
      <w:proofErr w:type="spellEnd"/>
      <w:r w:rsidRPr="00FF6419">
        <w:rPr>
          <w:rFonts w:ascii="Lucida Console" w:eastAsia="Times New Roman" w:hAnsi="Lucida Console" w:cs="Courier New"/>
          <w:color w:val="0000FF"/>
          <w:sz w:val="20"/>
          <w:szCs w:val="20"/>
          <w:lang w:val="en-US" w:eastAsia="de-AT"/>
        </w:rPr>
        <w:t>&lt;-</w:t>
      </w:r>
      <w:proofErr w:type="spellStart"/>
      <w:proofErr w:type="gramStart"/>
      <w:r w:rsidRPr="00FF6419">
        <w:rPr>
          <w:rFonts w:ascii="Lucida Console" w:eastAsia="Times New Roman" w:hAnsi="Lucida Console" w:cs="Courier New"/>
          <w:color w:val="0000FF"/>
          <w:sz w:val="20"/>
          <w:szCs w:val="20"/>
          <w:lang w:val="en-US" w:eastAsia="de-AT"/>
        </w:rPr>
        <w:t>lm</w:t>
      </w:r>
      <w:proofErr w:type="spellEnd"/>
      <w:r w:rsidRPr="00FF6419">
        <w:rPr>
          <w:rFonts w:ascii="Lucida Console" w:eastAsia="Times New Roman" w:hAnsi="Lucida Console" w:cs="Courier New"/>
          <w:color w:val="0000FF"/>
          <w:sz w:val="20"/>
          <w:szCs w:val="20"/>
          <w:lang w:val="en-US" w:eastAsia="de-AT"/>
        </w:rPr>
        <w:t>(</w:t>
      </w:r>
      <w:proofErr w:type="spellStart"/>
      <w:proofErr w:type="gramEnd"/>
      <w:r w:rsidRPr="00FF6419">
        <w:rPr>
          <w:rFonts w:ascii="Lucida Console" w:eastAsia="Times New Roman" w:hAnsi="Lucida Console" w:cs="Courier New"/>
          <w:color w:val="0000FF"/>
          <w:sz w:val="20"/>
          <w:szCs w:val="20"/>
          <w:lang w:val="en-US" w:eastAsia="de-AT"/>
        </w:rPr>
        <w:t>Education~Agriculture</w:t>
      </w:r>
      <w:proofErr w:type="spellEnd"/>
      <w:r w:rsidRPr="00FF6419">
        <w:rPr>
          <w:rFonts w:ascii="Lucida Console" w:eastAsia="Times New Roman" w:hAnsi="Lucida Console" w:cs="Courier New"/>
          <w:color w:val="0000FF"/>
          <w:sz w:val="20"/>
          <w:szCs w:val="20"/>
          <w:lang w:val="en-US" w:eastAsia="de-AT"/>
        </w:rPr>
        <w:t>, data = swiss)</w:t>
      </w:r>
    </w:p>
    <w:p w14:paraId="7D9CE19A"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FF6419">
        <w:rPr>
          <w:rFonts w:ascii="Lucida Console" w:eastAsia="Times New Roman" w:hAnsi="Lucida Console" w:cs="Courier New"/>
          <w:color w:val="0000FF"/>
          <w:sz w:val="20"/>
          <w:szCs w:val="20"/>
          <w:lang w:val="en-US" w:eastAsia="de-AT"/>
        </w:rPr>
        <w:t>&gt; summary(</w:t>
      </w:r>
      <w:proofErr w:type="spellStart"/>
      <w:r w:rsidRPr="00FF6419">
        <w:rPr>
          <w:rFonts w:ascii="Lucida Console" w:eastAsia="Times New Roman" w:hAnsi="Lucida Console" w:cs="Courier New"/>
          <w:color w:val="0000FF"/>
          <w:sz w:val="20"/>
          <w:szCs w:val="20"/>
          <w:lang w:val="en-US" w:eastAsia="de-AT"/>
        </w:rPr>
        <w:t>lmswiss</w:t>
      </w:r>
      <w:proofErr w:type="spellEnd"/>
      <w:r w:rsidRPr="00FF6419">
        <w:rPr>
          <w:rFonts w:ascii="Lucida Console" w:eastAsia="Times New Roman" w:hAnsi="Lucida Console" w:cs="Courier New"/>
          <w:color w:val="0000FF"/>
          <w:sz w:val="20"/>
          <w:szCs w:val="20"/>
          <w:lang w:val="en-US" w:eastAsia="de-AT"/>
        </w:rPr>
        <w:t>)</w:t>
      </w:r>
    </w:p>
    <w:p w14:paraId="0687D725"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24556635"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Call:</w:t>
      </w:r>
    </w:p>
    <w:p w14:paraId="7B3EC8D5"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FF6419">
        <w:rPr>
          <w:rFonts w:ascii="Lucida Console" w:eastAsia="Times New Roman" w:hAnsi="Lucida Console" w:cs="Courier New"/>
          <w:color w:val="000000"/>
          <w:sz w:val="20"/>
          <w:szCs w:val="20"/>
          <w:bdr w:val="none" w:sz="0" w:space="0" w:color="auto" w:frame="1"/>
          <w:lang w:val="en-US" w:eastAsia="de-AT"/>
        </w:rPr>
        <w:t>lm</w:t>
      </w:r>
      <w:proofErr w:type="spellEnd"/>
      <w:r w:rsidRPr="00FF6419">
        <w:rPr>
          <w:rFonts w:ascii="Lucida Console" w:eastAsia="Times New Roman" w:hAnsi="Lucida Console" w:cs="Courier New"/>
          <w:color w:val="000000"/>
          <w:sz w:val="20"/>
          <w:szCs w:val="20"/>
          <w:bdr w:val="none" w:sz="0" w:space="0" w:color="auto" w:frame="1"/>
          <w:lang w:val="en-US" w:eastAsia="de-AT"/>
        </w:rPr>
        <w:t>(</w:t>
      </w:r>
      <w:proofErr w:type="gramEnd"/>
      <w:r w:rsidRPr="00FF6419">
        <w:rPr>
          <w:rFonts w:ascii="Lucida Console" w:eastAsia="Times New Roman" w:hAnsi="Lucida Console" w:cs="Courier New"/>
          <w:color w:val="000000"/>
          <w:sz w:val="20"/>
          <w:szCs w:val="20"/>
          <w:bdr w:val="none" w:sz="0" w:space="0" w:color="auto" w:frame="1"/>
          <w:lang w:val="en-US" w:eastAsia="de-AT"/>
        </w:rPr>
        <w:t>formula = Education ~ Agriculture, data = swiss)</w:t>
      </w:r>
    </w:p>
    <w:p w14:paraId="32AB7B75"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77ABF684"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Residuals:</w:t>
      </w:r>
    </w:p>
    <w:p w14:paraId="1B1D1CF1"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 xml:space="preserve">    Min      1</w:t>
      </w:r>
      <w:proofErr w:type="gramStart"/>
      <w:r w:rsidRPr="00FF6419">
        <w:rPr>
          <w:rFonts w:ascii="Lucida Console" w:eastAsia="Times New Roman" w:hAnsi="Lucida Console" w:cs="Courier New"/>
          <w:color w:val="000000"/>
          <w:sz w:val="20"/>
          <w:szCs w:val="20"/>
          <w:bdr w:val="none" w:sz="0" w:space="0" w:color="auto" w:frame="1"/>
          <w:lang w:val="en-US" w:eastAsia="de-AT"/>
        </w:rPr>
        <w:t>Q  Median</w:t>
      </w:r>
      <w:proofErr w:type="gramEnd"/>
      <w:r w:rsidRPr="00FF6419">
        <w:rPr>
          <w:rFonts w:ascii="Lucida Console" w:eastAsia="Times New Roman" w:hAnsi="Lucida Console" w:cs="Courier New"/>
          <w:color w:val="000000"/>
          <w:sz w:val="20"/>
          <w:szCs w:val="20"/>
          <w:bdr w:val="none" w:sz="0" w:space="0" w:color="auto" w:frame="1"/>
          <w:lang w:val="en-US" w:eastAsia="de-AT"/>
        </w:rPr>
        <w:t xml:space="preserve">      3Q     Max </w:t>
      </w:r>
    </w:p>
    <w:p w14:paraId="46EC0E1C"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-12.</w:t>
      </w:r>
      <w:proofErr w:type="gramStart"/>
      <w:r w:rsidRPr="00FF6419">
        <w:rPr>
          <w:rFonts w:ascii="Lucida Console" w:eastAsia="Times New Roman" w:hAnsi="Lucida Console" w:cs="Courier New"/>
          <w:color w:val="000000"/>
          <w:sz w:val="20"/>
          <w:szCs w:val="20"/>
          <w:bdr w:val="none" w:sz="0" w:space="0" w:color="auto" w:frame="1"/>
          <w:lang w:val="en-US" w:eastAsia="de-AT"/>
        </w:rPr>
        <w:t>632  -</w:t>
      </w:r>
      <w:proofErr w:type="gramEnd"/>
      <w:r w:rsidRPr="00FF6419">
        <w:rPr>
          <w:rFonts w:ascii="Lucida Console" w:eastAsia="Times New Roman" w:hAnsi="Lucida Console" w:cs="Courier New"/>
          <w:color w:val="000000"/>
          <w:sz w:val="20"/>
          <w:szCs w:val="20"/>
          <w:bdr w:val="none" w:sz="0" w:space="0" w:color="auto" w:frame="1"/>
          <w:lang w:val="en-US" w:eastAsia="de-AT"/>
        </w:rPr>
        <w:t xml:space="preserve">4.270   0.543   2.280  28.630 </w:t>
      </w:r>
    </w:p>
    <w:p w14:paraId="68E629BA"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60DBB170"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Coefficients:</w:t>
      </w:r>
    </w:p>
    <w:p w14:paraId="673312F7"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FF6419">
        <w:rPr>
          <w:rFonts w:ascii="Lucida Console" w:eastAsia="Times New Roman" w:hAnsi="Lucida Console" w:cs="Courier New"/>
          <w:color w:val="000000"/>
          <w:sz w:val="20"/>
          <w:szCs w:val="20"/>
          <w:bdr w:val="none" w:sz="0" w:space="0" w:color="auto" w:frame="1"/>
          <w:lang w:val="en-US" w:eastAsia="de-AT"/>
        </w:rPr>
        <w:t>Pr</w:t>
      </w:r>
      <w:proofErr w:type="spellEnd"/>
      <w:r w:rsidRPr="00FF6419">
        <w:rPr>
          <w:rFonts w:ascii="Lucida Console" w:eastAsia="Times New Roman" w:hAnsi="Lucida Console" w:cs="Courier New"/>
          <w:color w:val="000000"/>
          <w:sz w:val="20"/>
          <w:szCs w:val="20"/>
          <w:bdr w:val="none" w:sz="0" w:space="0" w:color="auto" w:frame="1"/>
          <w:lang w:val="en-US" w:eastAsia="de-AT"/>
        </w:rPr>
        <w:t xml:space="preserve">(&gt;|t|)    </w:t>
      </w:r>
    </w:p>
    <w:p w14:paraId="2D6B828C"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(Intercept) 24.69527    2.68890   9.184 6.98e-12 ***</w:t>
      </w:r>
    </w:p>
    <w:p w14:paraId="107BEF28"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lastRenderedPageBreak/>
        <w:t xml:space="preserve">Agriculture -0.27076    </w:t>
      </w:r>
      <w:proofErr w:type="gramStart"/>
      <w:r w:rsidRPr="00FF6419">
        <w:rPr>
          <w:rFonts w:ascii="Lucida Console" w:eastAsia="Times New Roman" w:hAnsi="Lucida Console" w:cs="Courier New"/>
          <w:color w:val="000000"/>
          <w:sz w:val="20"/>
          <w:szCs w:val="20"/>
          <w:bdr w:val="none" w:sz="0" w:space="0" w:color="auto" w:frame="1"/>
          <w:lang w:val="en-US" w:eastAsia="de-AT"/>
        </w:rPr>
        <w:t>0.04852  -</w:t>
      </w:r>
      <w:proofErr w:type="gramEnd"/>
      <w:r w:rsidRPr="00FF6419">
        <w:rPr>
          <w:rFonts w:ascii="Lucida Console" w:eastAsia="Times New Roman" w:hAnsi="Lucida Console" w:cs="Courier New"/>
          <w:color w:val="000000"/>
          <w:sz w:val="20"/>
          <w:szCs w:val="20"/>
          <w:bdr w:val="none" w:sz="0" w:space="0" w:color="auto" w:frame="1"/>
          <w:lang w:val="en-US" w:eastAsia="de-AT"/>
        </w:rPr>
        <w:t>5.580 1.30e-06 ***</w:t>
      </w:r>
    </w:p>
    <w:p w14:paraId="7D929124"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w:t>
      </w:r>
    </w:p>
    <w:p w14:paraId="7AD71A72"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FF6419">
        <w:rPr>
          <w:rFonts w:ascii="Lucida Console" w:eastAsia="Times New Roman" w:hAnsi="Lucida Console" w:cs="Courier New"/>
          <w:color w:val="000000"/>
          <w:sz w:val="20"/>
          <w:szCs w:val="20"/>
          <w:bdr w:val="none" w:sz="0" w:space="0" w:color="auto" w:frame="1"/>
          <w:lang w:val="en-US" w:eastAsia="de-AT"/>
        </w:rPr>
        <w:t>Signif</w:t>
      </w:r>
      <w:proofErr w:type="spellEnd"/>
      <w:r w:rsidRPr="00FF6419">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FF6419">
        <w:rPr>
          <w:rFonts w:ascii="Lucida Console" w:eastAsia="Times New Roman" w:hAnsi="Lucida Console" w:cs="Courier New"/>
          <w:color w:val="000000"/>
          <w:sz w:val="20"/>
          <w:szCs w:val="20"/>
          <w:bdr w:val="none" w:sz="0" w:space="0" w:color="auto" w:frame="1"/>
          <w:lang w:val="en-US" w:eastAsia="de-AT"/>
        </w:rPr>
        <w:t>‘ ’</w:t>
      </w:r>
      <w:proofErr w:type="gramEnd"/>
      <w:r w:rsidRPr="00FF6419">
        <w:rPr>
          <w:rFonts w:ascii="Lucida Console" w:eastAsia="Times New Roman" w:hAnsi="Lucida Console" w:cs="Courier New"/>
          <w:color w:val="000000"/>
          <w:sz w:val="20"/>
          <w:szCs w:val="20"/>
          <w:bdr w:val="none" w:sz="0" w:space="0" w:color="auto" w:frame="1"/>
          <w:lang w:val="en-US" w:eastAsia="de-AT"/>
        </w:rPr>
        <w:t xml:space="preserve"> 1</w:t>
      </w:r>
    </w:p>
    <w:p w14:paraId="291E77BC"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10E42591"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Residual standard error: 7.474 on 45 degrees of freedom</w:t>
      </w:r>
    </w:p>
    <w:p w14:paraId="1B81DCFB"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FF6419">
        <w:rPr>
          <w:rFonts w:ascii="Lucida Console" w:eastAsia="Times New Roman" w:hAnsi="Lucida Console" w:cs="Courier New"/>
          <w:color w:val="000000"/>
          <w:sz w:val="20"/>
          <w:szCs w:val="20"/>
          <w:bdr w:val="none" w:sz="0" w:space="0" w:color="auto" w:frame="1"/>
          <w:lang w:val="en-US" w:eastAsia="de-AT"/>
        </w:rPr>
        <w:t>Multiple R-squared:  0.409,</w:t>
      </w:r>
      <w:r w:rsidRPr="00FF6419">
        <w:rPr>
          <w:rFonts w:ascii="Lucida Console" w:eastAsia="Times New Roman" w:hAnsi="Lucida Console" w:cs="Courier New"/>
          <w:color w:val="000000"/>
          <w:sz w:val="20"/>
          <w:szCs w:val="20"/>
          <w:bdr w:val="none" w:sz="0" w:space="0" w:color="auto" w:frame="1"/>
          <w:lang w:val="en-US" w:eastAsia="de-AT"/>
        </w:rPr>
        <w:tab/>
        <w:t xml:space="preserve">Adjusted R-squared:  0.3959 </w:t>
      </w:r>
    </w:p>
    <w:p w14:paraId="60075097" w14:textId="77777777" w:rsidR="00FF6419" w:rsidRPr="00FF6419" w:rsidRDefault="00FF6419" w:rsidP="00FF6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de-AT"/>
        </w:rPr>
      </w:pPr>
      <w:r w:rsidRPr="00FF6419">
        <w:rPr>
          <w:rFonts w:ascii="Lucida Console" w:eastAsia="Times New Roman" w:hAnsi="Lucida Console" w:cs="Courier New"/>
          <w:color w:val="000000"/>
          <w:sz w:val="20"/>
          <w:szCs w:val="20"/>
          <w:bdr w:val="none" w:sz="0" w:space="0" w:color="auto" w:frame="1"/>
          <w:lang w:val="en-US" w:eastAsia="de-AT"/>
        </w:rPr>
        <w:t xml:space="preserve">F-statistic: 31.14 on 1 and 45 </w:t>
      </w:r>
      <w:proofErr w:type="gramStart"/>
      <w:r w:rsidRPr="00FF6419">
        <w:rPr>
          <w:rFonts w:ascii="Lucida Console" w:eastAsia="Times New Roman" w:hAnsi="Lucida Console" w:cs="Courier New"/>
          <w:color w:val="000000"/>
          <w:sz w:val="20"/>
          <w:szCs w:val="20"/>
          <w:bdr w:val="none" w:sz="0" w:space="0" w:color="auto" w:frame="1"/>
          <w:lang w:val="en-US" w:eastAsia="de-AT"/>
        </w:rPr>
        <w:t>DF,  p</w:t>
      </w:r>
      <w:proofErr w:type="gramEnd"/>
      <w:r w:rsidRPr="00FF6419">
        <w:rPr>
          <w:rFonts w:ascii="Lucida Console" w:eastAsia="Times New Roman" w:hAnsi="Lucida Console" w:cs="Courier New"/>
          <w:color w:val="000000"/>
          <w:sz w:val="20"/>
          <w:szCs w:val="20"/>
          <w:bdr w:val="none" w:sz="0" w:space="0" w:color="auto" w:frame="1"/>
          <w:lang w:val="en-US" w:eastAsia="de-AT"/>
        </w:rPr>
        <w:t>-value: 1.305e-06</w:t>
      </w:r>
    </w:p>
    <w:p w14:paraId="13AB8EAB" w14:textId="77777777" w:rsidR="00FF6419" w:rsidRPr="00FF6419" w:rsidRDefault="00FF6419">
      <w:pPr>
        <w:rPr>
          <w:lang w:val="en-US"/>
        </w:rPr>
      </w:pPr>
    </w:p>
    <w:p w14:paraId="378CF97C" w14:textId="77777777" w:rsidR="00140AD9" w:rsidRDefault="00140AD9" w:rsidP="00140AD9">
      <w:pPr>
        <w:rPr>
          <w:rFonts w:cstheme="minorHAnsi"/>
        </w:rPr>
      </w:pPr>
      <w:r w:rsidRPr="00654061">
        <w:rPr>
          <w:rFonts w:cstheme="minorHAnsi"/>
        </w:rPr>
        <w:t xml:space="preserve">Residuen </w:t>
      </w:r>
      <w:r>
        <w:rPr>
          <w:rFonts w:cstheme="minorHAnsi"/>
        </w:rPr>
        <w:t xml:space="preserve">sind Abweichungen der Punkte von der Gerade. Das heißt die senkrechte Entfernung der schwarzen Punkte (Daten) von der Gerade. </w:t>
      </w:r>
      <w:r w:rsidRPr="00654061">
        <w:rPr>
          <w:rFonts w:cstheme="minorHAnsi"/>
        </w:rPr>
        <w:t>Median</w:t>
      </w:r>
      <w:r>
        <w:rPr>
          <w:rFonts w:cstheme="minorHAnsi"/>
        </w:rPr>
        <w:t xml:space="preserve"> ist 0.543 und liegt aber in Relation zu Min bis Max sehr nahe bei null. Der Erwartungswert der Residuen liegt nahe bei null. Median muss im Vergleich zu 1Q. und 3. Q nahe bei null liegen (</w:t>
      </w:r>
      <w:r w:rsidRPr="00654061">
        <w:rPr>
          <w:rFonts w:cstheme="minorHAnsi"/>
        </w:rPr>
        <w:t>Voraussetzung: IE [</w:t>
      </w:r>
      <w:r>
        <w:rPr>
          <w:rFonts w:cstheme="minorHAnsi"/>
        </w:rPr>
        <w:t>E</w:t>
      </w:r>
      <w:r w:rsidRPr="00654061">
        <w:rPr>
          <w:rFonts w:cstheme="minorHAnsi"/>
        </w:rPr>
        <w:t>i] = 0</w:t>
      </w:r>
      <w:r>
        <w:rPr>
          <w:rFonts w:cstheme="minorHAnsi"/>
        </w:rPr>
        <w:t>).</w:t>
      </w:r>
    </w:p>
    <w:p w14:paraId="364BC8D6" w14:textId="77777777" w:rsidR="00140AD9" w:rsidRPr="00057E0D" w:rsidRDefault="00140AD9" w:rsidP="00140AD9">
      <w:pPr>
        <w:rPr>
          <w:rFonts w:cstheme="minorHAnsi"/>
        </w:rPr>
      </w:pPr>
      <w:proofErr w:type="spellStart"/>
      <w:r w:rsidRPr="00654061">
        <w:rPr>
          <w:rFonts w:cstheme="minorHAnsi"/>
        </w:rPr>
        <w:t>Intercept</w:t>
      </w:r>
      <w:proofErr w:type="spellEnd"/>
      <w:r>
        <w:rPr>
          <w:rFonts w:cstheme="minorHAnsi"/>
        </w:rPr>
        <w:t xml:space="preserve"> (</w:t>
      </w:r>
      <w:proofErr w:type="spellStart"/>
      <w:r>
        <w:rPr>
          <w:rFonts w:cstheme="minorHAnsi"/>
        </w:rPr>
        <w:t>alpha</w:t>
      </w:r>
      <w:proofErr w:type="spellEnd"/>
      <w:r>
        <w:rPr>
          <w:rFonts w:cstheme="minorHAnsi"/>
        </w:rPr>
        <w:t xml:space="preserve">) ist der Wert, wo die Gerade die y-Achse schneidet (hier: 24,695). Standradfehler/Standardabweichung liegt bei 2,689. Grundsätzlich gilt: je größer die Standardabweichung, desto größer die Gefahr, dass die null mit drinnen liegt. P-Wert von 6,98e-12 liegt unterhalb von 5% des </w:t>
      </w:r>
      <w:proofErr w:type="spellStart"/>
      <w:r>
        <w:rPr>
          <w:rFonts w:cstheme="minorHAnsi"/>
        </w:rPr>
        <w:t>Signifikantsniveau</w:t>
      </w:r>
      <w:proofErr w:type="spellEnd"/>
      <w:r>
        <w:rPr>
          <w:rFonts w:cstheme="minorHAnsi"/>
        </w:rPr>
        <w:t xml:space="preserve">. H0 kann verworfen werden, da Achsenabschnitt hoch signifikant ist. Geschätzter </w:t>
      </w:r>
      <w:proofErr w:type="spellStart"/>
      <w:r>
        <w:rPr>
          <w:rFonts w:cstheme="minorHAnsi"/>
        </w:rPr>
        <w:t>Koefficient</w:t>
      </w:r>
      <w:proofErr w:type="spellEnd"/>
      <w:r>
        <w:rPr>
          <w:rFonts w:cstheme="minorHAnsi"/>
        </w:rPr>
        <w:t xml:space="preserve"> </w:t>
      </w:r>
      <w:proofErr w:type="spellStart"/>
      <w:r>
        <w:rPr>
          <w:rFonts w:cstheme="minorHAnsi"/>
        </w:rPr>
        <w:t>Agriculture</w:t>
      </w:r>
      <w:proofErr w:type="spellEnd"/>
      <w:r>
        <w:rPr>
          <w:rFonts w:cstheme="minorHAnsi"/>
        </w:rPr>
        <w:t xml:space="preserve"> (-0.27076) ist bezogen auf ß-Wert. Standardfehler von </w:t>
      </w:r>
      <w:proofErr w:type="spellStart"/>
      <w:r>
        <w:rPr>
          <w:rFonts w:cstheme="minorHAnsi"/>
        </w:rPr>
        <w:t>Agriculture</w:t>
      </w:r>
      <w:proofErr w:type="spellEnd"/>
      <w:r>
        <w:rPr>
          <w:rFonts w:cstheme="minorHAnsi"/>
        </w:rPr>
        <w:t xml:space="preserve"> ist 0,0485 (sehr niedrig). Sprich das ist die Wahrscheinlichkeit, dass die null mit drinnen ist, ist 1,30e-06 (hoch signifikant).</w:t>
      </w:r>
    </w:p>
    <w:p w14:paraId="14649BD4" w14:textId="77777777" w:rsidR="00140AD9" w:rsidRDefault="00140AD9" w:rsidP="00140AD9">
      <w:proofErr w:type="spellStart"/>
      <w:r w:rsidRPr="00453A83">
        <w:t>Residaul</w:t>
      </w:r>
      <w:proofErr w:type="spellEnd"/>
      <w:r w:rsidRPr="00453A83">
        <w:t xml:space="preserve"> </w:t>
      </w:r>
      <w:proofErr w:type="spellStart"/>
      <w:r w:rsidRPr="00453A83">
        <w:t>standard</w:t>
      </w:r>
      <w:proofErr w:type="spellEnd"/>
      <w:r w:rsidRPr="00453A83">
        <w:t xml:space="preserve"> </w:t>
      </w:r>
      <w:proofErr w:type="spellStart"/>
      <w:r w:rsidRPr="00453A83">
        <w:t>error</w:t>
      </w:r>
      <w:proofErr w:type="spellEnd"/>
      <w:r w:rsidRPr="00453A83">
        <w:t xml:space="preserve"> (7.</w:t>
      </w:r>
      <w:r>
        <w:t>4</w:t>
      </w:r>
      <w:r w:rsidRPr="00453A83">
        <w:t>7</w:t>
      </w:r>
      <w:r>
        <w:t>4</w:t>
      </w:r>
      <w:r w:rsidRPr="00453A83">
        <w:t>) ist die Fläche der Fehlerquadrate</w:t>
      </w:r>
      <w:r>
        <w:t xml:space="preserve"> Residuen-Standardfehler. 45 </w:t>
      </w:r>
      <w:proofErr w:type="spellStart"/>
      <w:r>
        <w:t>degrees</w:t>
      </w:r>
      <w:proofErr w:type="spellEnd"/>
      <w:r>
        <w:t xml:space="preserve"> </w:t>
      </w:r>
      <w:proofErr w:type="spellStart"/>
      <w:r>
        <w:t>of</w:t>
      </w:r>
      <w:proofErr w:type="spellEnd"/>
      <w:r>
        <w:t xml:space="preserve"> </w:t>
      </w:r>
      <w:proofErr w:type="spellStart"/>
      <w:r>
        <w:t>freedome</w:t>
      </w:r>
      <w:proofErr w:type="spellEnd"/>
      <w:r>
        <w:t xml:space="preserve"> ist die Anzahl der Beobachtungen. 45+2=47 ist die Gesamtgröße der Stichprobe. Multiple R-</w:t>
      </w:r>
      <w:proofErr w:type="spellStart"/>
      <w:r>
        <w:t>squared</w:t>
      </w:r>
      <w:proofErr w:type="spellEnd"/>
      <w:r>
        <w:t>= Bestimmtheitsmaß gibt an, welcher den Anteil der Gesamtstreuung durch die Regression erklärt wird. Je höher der Anteil, desto besser das Modell (1=bestmöglich). In diesen Fall ist R-</w:t>
      </w:r>
      <w:proofErr w:type="spellStart"/>
      <w:r>
        <w:t>squared</w:t>
      </w:r>
      <w:proofErr w:type="spellEnd"/>
      <w:r>
        <w:t xml:space="preserve"> 0.409 und der angepasste (</w:t>
      </w:r>
      <w:proofErr w:type="spellStart"/>
      <w:r>
        <w:t>adjusted</w:t>
      </w:r>
      <w:proofErr w:type="spellEnd"/>
      <w:r>
        <w:t>) R-</w:t>
      </w:r>
      <w:proofErr w:type="spellStart"/>
      <w:r>
        <w:t>squared</w:t>
      </w:r>
      <w:proofErr w:type="spellEnd"/>
      <w:r>
        <w:t xml:space="preserve"> ist 0.3959. </w:t>
      </w:r>
      <w:proofErr w:type="spellStart"/>
      <w:r w:rsidRPr="00B537CF">
        <w:rPr>
          <w:rFonts w:cstheme="minorHAnsi"/>
        </w:rPr>
        <w:t>Adjusted</w:t>
      </w:r>
      <w:proofErr w:type="spellEnd"/>
      <w:r w:rsidRPr="00B537CF">
        <w:rPr>
          <w:rFonts w:cstheme="minorHAnsi"/>
        </w:rPr>
        <w:t xml:space="preserve"> R </w:t>
      </w:r>
      <w:proofErr w:type="spellStart"/>
      <w:r w:rsidRPr="00B537CF">
        <w:rPr>
          <w:rFonts w:cstheme="minorHAnsi"/>
        </w:rPr>
        <w:t>squared</w:t>
      </w:r>
      <w:proofErr w:type="spellEnd"/>
      <w:r>
        <w:rPr>
          <w:rFonts w:cstheme="minorHAnsi"/>
        </w:rPr>
        <w:t xml:space="preserve"> ist angepasster Wert durch Einbeziehen der Freiheitsgrade der Summe der Quadrate.</w:t>
      </w:r>
      <w:r>
        <w:t xml:space="preserve"> </w:t>
      </w:r>
      <w:r w:rsidR="00057E0D">
        <w:t>Das heißt, zwischen Education-</w:t>
      </w:r>
      <w:proofErr w:type="spellStart"/>
      <w:r w:rsidR="00057E0D">
        <w:t>Agriculture</w:t>
      </w:r>
      <w:proofErr w:type="spellEnd"/>
      <w:r w:rsidR="00057E0D">
        <w:t xml:space="preserve"> ist ein schwach positiver linearer Zusammenhang.  </w:t>
      </w:r>
      <w:r>
        <w:t xml:space="preserve"> </w:t>
      </w:r>
    </w:p>
    <w:p w14:paraId="72BABE92" w14:textId="77777777" w:rsidR="00140AD9" w:rsidRDefault="00140AD9" w:rsidP="00140AD9">
      <w:pPr>
        <w:rPr>
          <w:rFonts w:cstheme="minorHAnsi"/>
        </w:rPr>
      </w:pPr>
      <w:r>
        <w:rPr>
          <w:rFonts w:cstheme="minorHAnsi"/>
        </w:rPr>
        <w:t>Mit F-</w:t>
      </w:r>
      <w:proofErr w:type="spellStart"/>
      <w:r>
        <w:rPr>
          <w:rFonts w:cstheme="minorHAnsi"/>
        </w:rPr>
        <w:t>statistic</w:t>
      </w:r>
      <w:proofErr w:type="spellEnd"/>
      <w:r>
        <w:rPr>
          <w:rFonts w:cstheme="minorHAnsi"/>
        </w:rPr>
        <w:t xml:space="preserve"> (hier: 31,14)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45 Freiheitsgraden mit einem Modell mit einem einzigen Freiheitsgrad, sprich ein einziger MW wird hineingelegt. F-Statistik von 31,14 ist kleiner als 1,305e-06, das heißt lineares Modell ist besser als wenn man nur einen Gesamtmittelwert reinlegt. </w:t>
      </w:r>
    </w:p>
    <w:p w14:paraId="012DEDD7" w14:textId="77777777" w:rsidR="00140AD9" w:rsidRDefault="00140AD9" w:rsidP="00140AD9">
      <w:pPr>
        <w:rPr>
          <w:rFonts w:cstheme="minorHAnsi"/>
        </w:rPr>
      </w:pPr>
      <w:r>
        <w:rPr>
          <w:rFonts w:cstheme="minorHAnsi"/>
        </w:rPr>
        <w:t>Regressionsgerade:  Education= 24,70-0,27*</w:t>
      </w:r>
      <w:proofErr w:type="spellStart"/>
      <w:r>
        <w:rPr>
          <w:rFonts w:cstheme="minorHAnsi"/>
        </w:rPr>
        <w:t>Agriculture</w:t>
      </w:r>
      <w:proofErr w:type="spellEnd"/>
      <w:r>
        <w:rPr>
          <w:rFonts w:cstheme="minorHAnsi"/>
        </w:rPr>
        <w:t>.</w:t>
      </w:r>
    </w:p>
    <w:p w14:paraId="5A09FBE3" w14:textId="77777777" w:rsidR="0012152D" w:rsidRPr="00037180" w:rsidRDefault="0012152D" w:rsidP="0012152D">
      <w:pPr>
        <w:rPr>
          <w:b/>
          <w:u w:val="single"/>
        </w:rPr>
      </w:pPr>
      <w:r w:rsidRPr="00037180">
        <w:rPr>
          <w:b/>
          <w:u w:val="single"/>
        </w:rPr>
        <w:t>Ist das Modell gültig?</w:t>
      </w:r>
    </w:p>
    <w:p w14:paraId="4C1128CE" w14:textId="77777777" w:rsidR="00DB3C42" w:rsidRDefault="0012152D">
      <w:pPr>
        <w:rPr>
          <w:lang w:val="en-US"/>
        </w:rPr>
      </w:pPr>
      <w:r>
        <w:rPr>
          <w:noProof/>
        </w:rPr>
        <w:lastRenderedPageBreak/>
        <w:drawing>
          <wp:inline distT="0" distB="0" distL="0" distR="0" wp14:anchorId="13C17C50" wp14:editId="00CACBE7">
            <wp:extent cx="5760720" cy="41484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48455"/>
                    </a:xfrm>
                    <a:prstGeom prst="rect">
                      <a:avLst/>
                    </a:prstGeom>
                  </pic:spPr>
                </pic:pic>
              </a:graphicData>
            </a:graphic>
          </wp:inline>
        </w:drawing>
      </w:r>
    </w:p>
    <w:p w14:paraId="49573702" w14:textId="77777777" w:rsidR="0012152D" w:rsidRPr="008209D1" w:rsidRDefault="0012152D" w:rsidP="0012152D">
      <w:proofErr w:type="spellStart"/>
      <w:r>
        <w:t>Residuals</w:t>
      </w:r>
      <w:proofErr w:type="spellEnd"/>
      <w:r>
        <w:t xml:space="preserve"> </w:t>
      </w:r>
      <w:proofErr w:type="spellStart"/>
      <w:r>
        <w:t>vs</w:t>
      </w:r>
      <w:proofErr w:type="spellEnd"/>
      <w:r>
        <w:t xml:space="preserve"> </w:t>
      </w:r>
      <w:proofErr w:type="spellStart"/>
      <w:r>
        <w:t>Fitted</w:t>
      </w:r>
      <w:proofErr w:type="spellEnd"/>
      <w:r>
        <w:t xml:space="preserve">-Plot zeigt, dass die meisten Daten/Fehler im Bereich von Null bis -10 schwanken. Die andere Gruppe der Daten/Fehler schwankt zwischen Null und +10. Nur wenige Werte schwanken um Null. Städte wie </w:t>
      </w:r>
      <w:proofErr w:type="spellStart"/>
      <w:r>
        <w:t>V.De</w:t>
      </w:r>
      <w:proofErr w:type="spellEnd"/>
      <w:r>
        <w:t xml:space="preserve"> Geneva, </w:t>
      </w:r>
      <w:proofErr w:type="spellStart"/>
      <w:r>
        <w:t>Rive</w:t>
      </w:r>
      <w:proofErr w:type="spellEnd"/>
      <w:r>
        <w:t xml:space="preserve"> </w:t>
      </w:r>
      <w:proofErr w:type="spellStart"/>
      <w:r>
        <w:t>Drolle</w:t>
      </w:r>
      <w:proofErr w:type="spellEnd"/>
      <w:r>
        <w:t xml:space="preserve"> und </w:t>
      </w:r>
      <w:proofErr w:type="spellStart"/>
      <w:r>
        <w:t>Valde</w:t>
      </w:r>
      <w:proofErr w:type="spellEnd"/>
      <w:r>
        <w:t xml:space="preserve"> Travers sind als Ausreißer definiert. Zusammenfassend kann man sagen, dass die Daten nicht gleichmäßig verteilt sind, aber es keine periodische und </w:t>
      </w:r>
      <w:proofErr w:type="spellStart"/>
      <w:r>
        <w:t>cluster</w:t>
      </w:r>
      <w:proofErr w:type="spellEnd"/>
      <w:r>
        <w:t xml:space="preserve"> Bildungen. Die 1.Voraussetzung für</w:t>
      </w:r>
      <w:r w:rsidRPr="00DB3C42">
        <w:t xml:space="preserve"> </w:t>
      </w:r>
      <w:r>
        <w:t xml:space="preserve">die lineare Regression ist erfüllt, da xi, </w:t>
      </w:r>
      <w:proofErr w:type="spellStart"/>
      <w:r>
        <w:t>xj</w:t>
      </w:r>
      <w:proofErr w:type="spellEnd"/>
      <w:r>
        <w:t xml:space="preserve"> unabhängig, unkorreliert sind und haben keinen linearen Zusammenhang. Die 2.Voraussetzung ist nicht erfüllt, da IE [Ei] </w:t>
      </w:r>
      <w:r>
        <w:rPr>
          <w:rFonts w:cstheme="minorHAnsi"/>
        </w:rPr>
        <w:t>≠</w:t>
      </w:r>
      <w:r>
        <w:t xml:space="preserve"> Null ist und somit ein systematischer Fehler vorhanden ist. Die 3.Voraussetzung ist nicht erfüllt da, </w:t>
      </w:r>
      <w:proofErr w:type="spellStart"/>
      <w:r>
        <w:t>Eiid</w:t>
      </w:r>
      <w:proofErr w:type="spellEnd"/>
      <w:r>
        <w:t xml:space="preserve"> zwar </w:t>
      </w:r>
      <w:proofErr w:type="gramStart"/>
      <w:r>
        <w:t>unabhängig</w:t>
      </w:r>
      <w:proofErr w:type="gramEnd"/>
      <w:r>
        <w:t xml:space="preserve"> aber nicht gleichmäßig verteilt. Die 4.Voraussetzung ist nicht erfüllt, da Var (Ei) </w:t>
      </w:r>
      <w:r>
        <w:rPr>
          <w:rFonts w:cstheme="minorHAnsi"/>
        </w:rPr>
        <w:t xml:space="preserve">≠ </w:t>
      </w:r>
      <w:proofErr w:type="gramStart"/>
      <w:r>
        <w:rPr>
          <w:rFonts w:cstheme="minorHAnsi"/>
        </w:rPr>
        <w:t>σ</w:t>
      </w:r>
      <w:r>
        <w:rPr>
          <w:rFonts w:cstheme="minorHAnsi"/>
          <w:vertAlign w:val="superscript"/>
        </w:rPr>
        <w:t>2</w:t>
      </w:r>
      <w:proofErr w:type="gramEnd"/>
      <w:r>
        <w:rPr>
          <w:rFonts w:cstheme="minorHAnsi"/>
        </w:rPr>
        <w:t xml:space="preserve"> weil die Varianzen unterschiedlich und somit </w:t>
      </w:r>
      <w:proofErr w:type="spellStart"/>
      <w:r>
        <w:rPr>
          <w:rFonts w:cstheme="minorHAnsi"/>
        </w:rPr>
        <w:t>heteroskedastisch</w:t>
      </w:r>
      <w:proofErr w:type="spellEnd"/>
      <w:r>
        <w:rPr>
          <w:rFonts w:cstheme="minorHAnsi"/>
        </w:rPr>
        <w:t xml:space="preserve"> sind.</w:t>
      </w:r>
    </w:p>
    <w:p w14:paraId="31E62F34" w14:textId="07F40073" w:rsidR="0012152D" w:rsidRDefault="0012152D" w:rsidP="0012152D">
      <w:r>
        <w:t xml:space="preserve">Der QQ-Plot zeigt schwere Ränder und daher keine Normalverteilung. Die Voraussetzung 5 ist </w:t>
      </w:r>
      <w:r w:rsidR="008107FC">
        <w:t xml:space="preserve">nicht </w:t>
      </w:r>
      <w:r>
        <w:t xml:space="preserve">erfüllt. </w:t>
      </w:r>
      <w:proofErr w:type="spellStart"/>
      <w:r>
        <w:t>Scale</w:t>
      </w:r>
      <w:proofErr w:type="spellEnd"/>
      <w:r>
        <w:t xml:space="preserve">-Location Plot weist daraufhin, dass es die meisten standardisierte </w:t>
      </w:r>
      <w:proofErr w:type="spellStart"/>
      <w:r>
        <w:t>Residuals</w:t>
      </w:r>
      <w:proofErr w:type="spellEnd"/>
      <w:r>
        <w:t xml:space="preserve">-Daten im Bereich zwischen 0.5 und 1.0 liegen. All diese Indizien weisen auf </w:t>
      </w:r>
      <w:proofErr w:type="spellStart"/>
      <w:r w:rsidR="008107FC">
        <w:t>hetero</w:t>
      </w:r>
      <w:r>
        <w:t>skedastizität</w:t>
      </w:r>
      <w:proofErr w:type="spellEnd"/>
      <w:r>
        <w:t xml:space="preserve"> hin. Cooks </w:t>
      </w:r>
      <w:proofErr w:type="spellStart"/>
      <w:r>
        <w:t>Distance</w:t>
      </w:r>
      <w:proofErr w:type="spellEnd"/>
      <w:r>
        <w:t xml:space="preserve"> Plot zeigt, dass die Gerade </w:t>
      </w:r>
      <w:ins w:id="47" w:author="Philipp Grafendorfer" w:date="2019-04-10T19:56:00Z">
        <w:r w:rsidR="00015B53">
          <w:t>gehebelt wird</w:t>
        </w:r>
      </w:ins>
      <w:del w:id="48" w:author="Philipp Grafendorfer" w:date="2019-04-10T19:56:00Z">
        <w:r w:rsidDel="00015B53">
          <w:delText>nicht gehebelt werden</w:delText>
        </w:r>
        <w:r w:rsidR="008107FC" w:rsidDel="00015B53">
          <w:delText>.</w:delText>
        </w:r>
      </w:del>
    </w:p>
    <w:p w14:paraId="66ADB1CF" w14:textId="77777777" w:rsidR="0012152D" w:rsidRDefault="00AE11D8">
      <w:r>
        <w:t>3.</w:t>
      </w:r>
    </w:p>
    <w:p w14:paraId="308B3CD3" w14:textId="77777777" w:rsidR="00994EAC" w:rsidRPr="00994EAC" w:rsidRDefault="00994EAC" w:rsidP="00994EAC">
      <w:r>
        <w:t xml:space="preserve">Die Ergebnisse aus der HÜ2 Bsp2 haben veranschaulicht, </w:t>
      </w:r>
      <w:r w:rsidRPr="00994EAC">
        <w:t xml:space="preserve">Eine höhere Korrelation hingegen ist gegeben zwischen Population und Murder, Income und Life </w:t>
      </w:r>
      <w:proofErr w:type="spellStart"/>
      <w:r w:rsidRPr="00994EAC">
        <w:t>Exp</w:t>
      </w:r>
      <w:proofErr w:type="spellEnd"/>
      <w:r w:rsidRPr="00994EAC">
        <w:t xml:space="preserve">, Income und HS Grad (starke Korrelation), </w:t>
      </w:r>
      <w:proofErr w:type="spellStart"/>
      <w:r w:rsidRPr="00994EAC">
        <w:t>Illiteracy</w:t>
      </w:r>
      <w:proofErr w:type="spellEnd"/>
      <w:r w:rsidRPr="00994EAC">
        <w:t xml:space="preserve"> und Murder (starke Korrelation) und zwischen Life </w:t>
      </w:r>
      <w:proofErr w:type="spellStart"/>
      <w:r w:rsidRPr="00994EAC">
        <w:t>Exp</w:t>
      </w:r>
      <w:proofErr w:type="spellEnd"/>
      <w:r w:rsidRPr="00994EAC">
        <w:t xml:space="preserve">. und HS Grad. </w:t>
      </w:r>
      <w:r>
        <w:t xml:space="preserve">Daraus lässt sich rückschließen, dass ein höheres Einkommen die durchschnittliche Lebenserwartung steigert, ein höheres Einkommen mit dem Bildungsgrad zusammenhängt und die Mordrate mit Analphabetismus in </w:t>
      </w:r>
      <w:proofErr w:type="spellStart"/>
      <w:r>
        <w:t>Verbidnung</w:t>
      </w:r>
      <w:proofErr w:type="spellEnd"/>
      <w:r>
        <w:t xml:space="preserve"> steht. </w:t>
      </w:r>
      <w:r w:rsidRPr="00994EAC">
        <w:rPr>
          <w:rFonts w:cstheme="minorHAnsi"/>
        </w:rPr>
        <w:t xml:space="preserve">Aus diesem Grund werden </w:t>
      </w:r>
      <w:r>
        <w:rPr>
          <w:rFonts w:cstheme="minorHAnsi"/>
        </w:rPr>
        <w:t>Murder-</w:t>
      </w:r>
      <w:proofErr w:type="spellStart"/>
      <w:r w:rsidRPr="00994EAC">
        <w:t>Illiteracy</w:t>
      </w:r>
      <w:proofErr w:type="spellEnd"/>
      <w:r w:rsidRPr="00994EAC">
        <w:t xml:space="preserve"> </w:t>
      </w:r>
      <w:r w:rsidRPr="00994EAC">
        <w:rPr>
          <w:rFonts w:cstheme="minorHAnsi"/>
        </w:rPr>
        <w:t xml:space="preserve">und </w:t>
      </w:r>
      <w:r>
        <w:rPr>
          <w:rFonts w:cstheme="minorHAnsi"/>
        </w:rPr>
        <w:t>Murder-</w:t>
      </w:r>
      <w:r>
        <w:t>Population</w:t>
      </w:r>
      <w:r w:rsidRPr="00994EAC">
        <w:t xml:space="preserve"> </w:t>
      </w:r>
      <w:r w:rsidRPr="00994EAC">
        <w:rPr>
          <w:rFonts w:cstheme="minorHAnsi"/>
        </w:rPr>
        <w:t>Variablen an zwei unterschiedlichen Modellen untersucht.</w:t>
      </w:r>
    </w:p>
    <w:p w14:paraId="68A93055" w14:textId="77777777" w:rsidR="00994EAC" w:rsidRDefault="00994EAC" w:rsidP="00994EAC">
      <w:r>
        <w:t xml:space="preserve">Modell 1:  Vergleich Murder mit </w:t>
      </w:r>
      <w:proofErr w:type="spellStart"/>
      <w:r>
        <w:t>Illiteracy</w:t>
      </w:r>
      <w:proofErr w:type="spellEnd"/>
      <w:r w:rsidR="00057E0D">
        <w:t>.</w:t>
      </w:r>
    </w:p>
    <w:p w14:paraId="3DB02A3C" w14:textId="77777777" w:rsidR="00994EAC" w:rsidRDefault="00994EAC" w:rsidP="00994EAC"/>
    <w:p w14:paraId="2A511537" w14:textId="77777777" w:rsidR="00994EAC" w:rsidRPr="00E871A7" w:rsidRDefault="00994EAC" w:rsidP="00994EAC">
      <w:r w:rsidRPr="00E871A7">
        <w:t>H0: es gibt einen linearen Zusammenhang</w:t>
      </w:r>
    </w:p>
    <w:p w14:paraId="03A7BB85" w14:textId="77777777" w:rsidR="00994EAC" w:rsidRPr="00E871A7" w:rsidRDefault="00994EAC" w:rsidP="00994EAC">
      <w:r w:rsidRPr="00E871A7">
        <w:t>HA: Kein linearer Zusammenhang gegeben</w:t>
      </w:r>
    </w:p>
    <w:p w14:paraId="54D19D4E" w14:textId="77777777" w:rsidR="00994EAC" w:rsidRPr="00A5108E"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r w:rsidRPr="00A5108E">
        <w:rPr>
          <w:rFonts w:ascii="Lucida Console" w:eastAsia="Times New Roman" w:hAnsi="Lucida Console" w:cs="Courier New"/>
          <w:color w:val="000000"/>
          <w:sz w:val="20"/>
          <w:szCs w:val="20"/>
          <w:bdr w:val="none" w:sz="0" w:space="0" w:color="auto" w:frame="1"/>
          <w:lang w:eastAsia="de-AT"/>
        </w:rPr>
        <w:t>Call:</w:t>
      </w:r>
    </w:p>
    <w:p w14:paraId="088C97D3"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994EAC">
        <w:rPr>
          <w:rFonts w:ascii="Lucida Console" w:eastAsia="Times New Roman" w:hAnsi="Lucida Console" w:cs="Courier New"/>
          <w:color w:val="000000"/>
          <w:sz w:val="20"/>
          <w:szCs w:val="20"/>
          <w:bdr w:val="none" w:sz="0" w:space="0" w:color="auto" w:frame="1"/>
          <w:lang w:val="en-US" w:eastAsia="de-AT"/>
        </w:rPr>
        <w:t>lm</w:t>
      </w:r>
      <w:proofErr w:type="spellEnd"/>
      <w:r w:rsidRPr="00994EAC">
        <w:rPr>
          <w:rFonts w:ascii="Lucida Console" w:eastAsia="Times New Roman" w:hAnsi="Lucida Console" w:cs="Courier New"/>
          <w:color w:val="000000"/>
          <w:sz w:val="20"/>
          <w:szCs w:val="20"/>
          <w:bdr w:val="none" w:sz="0" w:space="0" w:color="auto" w:frame="1"/>
          <w:lang w:val="en-US" w:eastAsia="de-AT"/>
        </w:rPr>
        <w:t>(</w:t>
      </w:r>
      <w:proofErr w:type="gramEnd"/>
      <w:r w:rsidRPr="00994EAC">
        <w:rPr>
          <w:rFonts w:ascii="Lucida Console" w:eastAsia="Times New Roman" w:hAnsi="Lucida Console" w:cs="Courier New"/>
          <w:color w:val="000000"/>
          <w:sz w:val="20"/>
          <w:szCs w:val="20"/>
          <w:bdr w:val="none" w:sz="0" w:space="0" w:color="auto" w:frame="1"/>
          <w:lang w:val="en-US" w:eastAsia="de-AT"/>
        </w:rPr>
        <w:t>formula = Murder ~ Population, data = state)</w:t>
      </w:r>
    </w:p>
    <w:p w14:paraId="14A92F01"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397CF96D"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Residuals:</w:t>
      </w:r>
    </w:p>
    <w:p w14:paraId="0A79B00E"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 xml:space="preserve">    Min      1</w:t>
      </w:r>
      <w:proofErr w:type="gramStart"/>
      <w:r w:rsidRPr="00994EAC">
        <w:rPr>
          <w:rFonts w:ascii="Lucida Console" w:eastAsia="Times New Roman" w:hAnsi="Lucida Console" w:cs="Courier New"/>
          <w:color w:val="000000"/>
          <w:sz w:val="20"/>
          <w:szCs w:val="20"/>
          <w:bdr w:val="none" w:sz="0" w:space="0" w:color="auto" w:frame="1"/>
          <w:lang w:val="en-US" w:eastAsia="de-AT"/>
        </w:rPr>
        <w:t>Q  Median</w:t>
      </w:r>
      <w:proofErr w:type="gramEnd"/>
      <w:r w:rsidRPr="00994EAC">
        <w:rPr>
          <w:rFonts w:ascii="Lucida Console" w:eastAsia="Times New Roman" w:hAnsi="Lucida Console" w:cs="Courier New"/>
          <w:color w:val="000000"/>
          <w:sz w:val="20"/>
          <w:szCs w:val="20"/>
          <w:bdr w:val="none" w:sz="0" w:space="0" w:color="auto" w:frame="1"/>
          <w:lang w:val="en-US" w:eastAsia="de-AT"/>
        </w:rPr>
        <w:t xml:space="preserve">      3Q     Max </w:t>
      </w:r>
    </w:p>
    <w:p w14:paraId="7963BA50"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-4.9855 -3.0119 -0.</w:t>
      </w:r>
      <w:proofErr w:type="gramStart"/>
      <w:r w:rsidRPr="00994EAC">
        <w:rPr>
          <w:rFonts w:ascii="Lucida Console" w:eastAsia="Times New Roman" w:hAnsi="Lucida Console" w:cs="Courier New"/>
          <w:color w:val="000000"/>
          <w:sz w:val="20"/>
          <w:szCs w:val="20"/>
          <w:bdr w:val="none" w:sz="0" w:space="0" w:color="auto" w:frame="1"/>
          <w:lang w:val="en-US" w:eastAsia="de-AT"/>
        </w:rPr>
        <w:t>3128  2.4986</w:t>
      </w:r>
      <w:proofErr w:type="gramEnd"/>
      <w:r w:rsidRPr="00994EAC">
        <w:rPr>
          <w:rFonts w:ascii="Lucida Console" w:eastAsia="Times New Roman" w:hAnsi="Lucida Console" w:cs="Courier New"/>
          <w:color w:val="000000"/>
          <w:sz w:val="20"/>
          <w:szCs w:val="20"/>
          <w:bdr w:val="none" w:sz="0" w:space="0" w:color="auto" w:frame="1"/>
          <w:lang w:val="en-US" w:eastAsia="de-AT"/>
        </w:rPr>
        <w:t xml:space="preserve">  7.9014 </w:t>
      </w:r>
    </w:p>
    <w:p w14:paraId="01EF75DE"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5A898137"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Coefficients:</w:t>
      </w:r>
    </w:p>
    <w:p w14:paraId="682F0454"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994EAC">
        <w:rPr>
          <w:rFonts w:ascii="Lucida Console" w:eastAsia="Times New Roman" w:hAnsi="Lucida Console" w:cs="Courier New"/>
          <w:color w:val="000000"/>
          <w:sz w:val="20"/>
          <w:szCs w:val="20"/>
          <w:bdr w:val="none" w:sz="0" w:space="0" w:color="auto" w:frame="1"/>
          <w:lang w:val="en-US" w:eastAsia="de-AT"/>
        </w:rPr>
        <w:t>Pr</w:t>
      </w:r>
      <w:proofErr w:type="spellEnd"/>
      <w:r w:rsidRPr="00994EAC">
        <w:rPr>
          <w:rFonts w:ascii="Lucida Console" w:eastAsia="Times New Roman" w:hAnsi="Lucida Console" w:cs="Courier New"/>
          <w:color w:val="000000"/>
          <w:sz w:val="20"/>
          <w:szCs w:val="20"/>
          <w:bdr w:val="none" w:sz="0" w:space="0" w:color="auto" w:frame="1"/>
          <w:lang w:val="en-US" w:eastAsia="de-AT"/>
        </w:rPr>
        <w:t xml:space="preserve">(&gt;|t|)    </w:t>
      </w:r>
    </w:p>
    <w:p w14:paraId="6EC60A31"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 xml:space="preserve">(Intercept) </w:t>
      </w:r>
      <w:proofErr w:type="gramStart"/>
      <w:r w:rsidRPr="00994EAC">
        <w:rPr>
          <w:rFonts w:ascii="Lucida Console" w:eastAsia="Times New Roman" w:hAnsi="Lucida Console" w:cs="Courier New"/>
          <w:color w:val="000000"/>
          <w:sz w:val="20"/>
          <w:szCs w:val="20"/>
          <w:bdr w:val="none" w:sz="0" w:space="0" w:color="auto" w:frame="1"/>
          <w:lang w:val="en-US" w:eastAsia="de-AT"/>
        </w:rPr>
        <w:t>6.1713934  0.6869410</w:t>
      </w:r>
      <w:proofErr w:type="gramEnd"/>
      <w:r w:rsidRPr="00994EAC">
        <w:rPr>
          <w:rFonts w:ascii="Lucida Console" w:eastAsia="Times New Roman" w:hAnsi="Lucida Console" w:cs="Courier New"/>
          <w:color w:val="000000"/>
          <w:sz w:val="20"/>
          <w:szCs w:val="20"/>
          <w:bdr w:val="none" w:sz="0" w:space="0" w:color="auto" w:frame="1"/>
          <w:lang w:val="en-US" w:eastAsia="de-AT"/>
        </w:rPr>
        <w:t xml:space="preserve">   8.984 7.49e-12 ***</w:t>
      </w:r>
    </w:p>
    <w:p w14:paraId="3E81E76C"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994EAC">
        <w:rPr>
          <w:rFonts w:ascii="Lucida Console" w:eastAsia="Times New Roman" w:hAnsi="Lucida Console" w:cs="Courier New"/>
          <w:color w:val="000000"/>
          <w:sz w:val="20"/>
          <w:szCs w:val="20"/>
          <w:bdr w:val="none" w:sz="0" w:space="0" w:color="auto" w:frame="1"/>
          <w:lang w:val="en-US" w:eastAsia="de-AT"/>
        </w:rPr>
        <w:t>Population  0.0002841</w:t>
      </w:r>
      <w:proofErr w:type="gramEnd"/>
      <w:r w:rsidRPr="00994EAC">
        <w:rPr>
          <w:rFonts w:ascii="Lucida Console" w:eastAsia="Times New Roman" w:hAnsi="Lucida Console" w:cs="Courier New"/>
          <w:color w:val="000000"/>
          <w:sz w:val="20"/>
          <w:szCs w:val="20"/>
          <w:bdr w:val="none" w:sz="0" w:space="0" w:color="auto" w:frame="1"/>
          <w:lang w:val="en-US" w:eastAsia="de-AT"/>
        </w:rPr>
        <w:t xml:space="preserve">  0.0001121   2.535   0.0146 *  </w:t>
      </w:r>
    </w:p>
    <w:p w14:paraId="1897EA30"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w:t>
      </w:r>
    </w:p>
    <w:p w14:paraId="16FFDFA6"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994EAC">
        <w:rPr>
          <w:rFonts w:ascii="Lucida Console" w:eastAsia="Times New Roman" w:hAnsi="Lucida Console" w:cs="Courier New"/>
          <w:color w:val="000000"/>
          <w:sz w:val="20"/>
          <w:szCs w:val="20"/>
          <w:bdr w:val="none" w:sz="0" w:space="0" w:color="auto" w:frame="1"/>
          <w:lang w:val="en-US" w:eastAsia="de-AT"/>
        </w:rPr>
        <w:t>Signif</w:t>
      </w:r>
      <w:proofErr w:type="spellEnd"/>
      <w:r w:rsidRPr="00994EAC">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994EAC">
        <w:rPr>
          <w:rFonts w:ascii="Lucida Console" w:eastAsia="Times New Roman" w:hAnsi="Lucida Console" w:cs="Courier New"/>
          <w:color w:val="000000"/>
          <w:sz w:val="20"/>
          <w:szCs w:val="20"/>
          <w:bdr w:val="none" w:sz="0" w:space="0" w:color="auto" w:frame="1"/>
          <w:lang w:val="en-US" w:eastAsia="de-AT"/>
        </w:rPr>
        <w:t>‘ ’</w:t>
      </w:r>
      <w:proofErr w:type="gramEnd"/>
      <w:r w:rsidRPr="00994EAC">
        <w:rPr>
          <w:rFonts w:ascii="Lucida Console" w:eastAsia="Times New Roman" w:hAnsi="Lucida Console" w:cs="Courier New"/>
          <w:color w:val="000000"/>
          <w:sz w:val="20"/>
          <w:szCs w:val="20"/>
          <w:bdr w:val="none" w:sz="0" w:space="0" w:color="auto" w:frame="1"/>
          <w:lang w:val="en-US" w:eastAsia="de-AT"/>
        </w:rPr>
        <w:t xml:space="preserve"> 1</w:t>
      </w:r>
    </w:p>
    <w:p w14:paraId="71339D39"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64237D34"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Residual standard error: 3.503 on 48 degrees of freedom</w:t>
      </w:r>
    </w:p>
    <w:p w14:paraId="40872A81"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Multiple R-squared:  0.1181,</w:t>
      </w:r>
      <w:r w:rsidRPr="00994EAC">
        <w:rPr>
          <w:rFonts w:ascii="Lucida Console" w:eastAsia="Times New Roman" w:hAnsi="Lucida Console" w:cs="Courier New"/>
          <w:color w:val="000000"/>
          <w:sz w:val="20"/>
          <w:szCs w:val="20"/>
          <w:bdr w:val="none" w:sz="0" w:space="0" w:color="auto" w:frame="1"/>
          <w:lang w:val="en-US" w:eastAsia="de-AT"/>
        </w:rPr>
        <w:tab/>
        <w:t xml:space="preserve">Adjusted R-squared:  0.09972 </w:t>
      </w:r>
    </w:p>
    <w:p w14:paraId="1C765EF2" w14:textId="77777777" w:rsidR="00994EAC" w:rsidRPr="00994EAC" w:rsidRDefault="00994EAC" w:rsidP="0099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994EAC">
        <w:rPr>
          <w:rFonts w:ascii="Lucida Console" w:eastAsia="Times New Roman" w:hAnsi="Lucida Console" w:cs="Courier New"/>
          <w:color w:val="000000"/>
          <w:sz w:val="20"/>
          <w:szCs w:val="20"/>
          <w:bdr w:val="none" w:sz="0" w:space="0" w:color="auto" w:frame="1"/>
          <w:lang w:val="en-US" w:eastAsia="de-AT"/>
        </w:rPr>
        <w:t xml:space="preserve">F-statistic: 6.427 on 1 and 48 </w:t>
      </w:r>
      <w:proofErr w:type="gramStart"/>
      <w:r w:rsidRPr="00994EAC">
        <w:rPr>
          <w:rFonts w:ascii="Lucida Console" w:eastAsia="Times New Roman" w:hAnsi="Lucida Console" w:cs="Courier New"/>
          <w:color w:val="000000"/>
          <w:sz w:val="20"/>
          <w:szCs w:val="20"/>
          <w:bdr w:val="none" w:sz="0" w:space="0" w:color="auto" w:frame="1"/>
          <w:lang w:val="en-US" w:eastAsia="de-AT"/>
        </w:rPr>
        <w:t>DF,  p</w:t>
      </w:r>
      <w:proofErr w:type="gramEnd"/>
      <w:r w:rsidRPr="00994EAC">
        <w:rPr>
          <w:rFonts w:ascii="Lucida Console" w:eastAsia="Times New Roman" w:hAnsi="Lucida Console" w:cs="Courier New"/>
          <w:color w:val="000000"/>
          <w:sz w:val="20"/>
          <w:szCs w:val="20"/>
          <w:bdr w:val="none" w:sz="0" w:space="0" w:color="auto" w:frame="1"/>
          <w:lang w:val="en-US" w:eastAsia="de-AT"/>
        </w:rPr>
        <w:t>-value: 0.01455</w:t>
      </w:r>
    </w:p>
    <w:p w14:paraId="042539B7" w14:textId="77777777" w:rsidR="00994EAC" w:rsidRPr="00E871A7" w:rsidRDefault="00994EAC" w:rsidP="00994EAC">
      <w:pPr>
        <w:rPr>
          <w:lang w:val="en-US"/>
        </w:rPr>
      </w:pPr>
    </w:p>
    <w:p w14:paraId="2323E61E" w14:textId="77777777" w:rsidR="00994EAC" w:rsidRDefault="00994EAC" w:rsidP="00994EAC">
      <w:r w:rsidRPr="008D25BD">
        <w:t>Mit den Residuen we</w:t>
      </w:r>
      <w:r>
        <w:t>r</w:t>
      </w:r>
      <w:r w:rsidRPr="008D25BD">
        <w:t xml:space="preserve">den die Abstände der einzelnen Punkte </w:t>
      </w:r>
      <w:r>
        <w:t xml:space="preserve">senkrecht </w:t>
      </w:r>
      <w:r w:rsidRPr="008D25BD">
        <w:t>zu der Geraden ange</w:t>
      </w:r>
      <w:r>
        <w:t xml:space="preserve">geben. Der Median liegt bei -0.3128. Dieser Wert liegt nahe an 0, wodurch die Schwankung eher gering ist. Auch der Erwartungswert der Residuen liegt nahe an 0. Der Median wird mit Q1 und Q3 in Relation gesetzt und sollte nahe bei 0 liegen (Voraussetzung: IE[IE]=0). </w:t>
      </w:r>
    </w:p>
    <w:p w14:paraId="333FCF10" w14:textId="77777777" w:rsidR="00994EAC" w:rsidRDefault="00994EAC" w:rsidP="00994EAC">
      <w:r>
        <w:t>Die Gerade schneidet bei 6.1713934 die y-Achse (</w:t>
      </w:r>
      <w:proofErr w:type="spellStart"/>
      <w:r>
        <w:t>Intercept</w:t>
      </w:r>
      <w:proofErr w:type="spellEnd"/>
      <w:r>
        <w:t xml:space="preserve"> Alpha). Die Standardabweichung liegt bei 0.687. Dies ist ein geringer Wert, wodurch die Streuung der Daten als gering angenommen werden kann. Der P Wert von 7.49e^-12 liegt unter der 5% Signifikanzniveau und ist damit hoch signifikant (***). H0 kann somit verworfen werden. Der geschätzte Koeffizient von 0.0002841 für die Population bezieht sich auf den Beta Wert. Der Standardfehler von Population beträgt 0.00011. Der P-Wert für Population liegt bei 0.0146 und ist schwach signifikant. </w:t>
      </w:r>
    </w:p>
    <w:p w14:paraId="31F75B33" w14:textId="77777777" w:rsidR="00994EAC" w:rsidRDefault="00994EAC" w:rsidP="00994EAC">
      <w:r>
        <w:t xml:space="preserve">Der Residual </w:t>
      </w:r>
      <w:proofErr w:type="spellStart"/>
      <w:r>
        <w:t>standard</w:t>
      </w:r>
      <w:proofErr w:type="spellEnd"/>
      <w:r>
        <w:t xml:space="preserve"> </w:t>
      </w:r>
      <w:proofErr w:type="spellStart"/>
      <w:r>
        <w:t>error</w:t>
      </w:r>
      <w:proofErr w:type="spellEnd"/>
      <w:r>
        <w:t xml:space="preserve"> (3.503) gibt die Gesamtfläche unter allen Fehlerquadraten an. Die Anzahl der Beobachtungen wird durch die Anzahl der Freiheitsgrade +2 (für jede Zeile +1, </w:t>
      </w:r>
      <w:proofErr w:type="spellStart"/>
      <w:r>
        <w:t>intercept</w:t>
      </w:r>
      <w:proofErr w:type="spellEnd"/>
      <w:r>
        <w:t xml:space="preserve"> + Population) angegeben. Daher wurden insgesamt 50 Beobachtungen berücksichtigt. Multiple R-</w:t>
      </w:r>
      <w:proofErr w:type="spellStart"/>
      <w:r>
        <w:t>Squared</w:t>
      </w:r>
      <w:proofErr w:type="spellEnd"/>
      <w:r>
        <w:t xml:space="preserve"> (Bestimmtheitsmaß) gibt den Anteil der Gesamtstreuung an, welcher durch die Regression berücksichtig wird- je näher sich dieser Wert „1“ nähert, desto besser wird das Modell erklärt. </w:t>
      </w:r>
      <w:proofErr w:type="spellStart"/>
      <w:r>
        <w:t>Adjusted</w:t>
      </w:r>
      <w:proofErr w:type="spellEnd"/>
      <w:r>
        <w:t xml:space="preserve"> R </w:t>
      </w:r>
      <w:proofErr w:type="spellStart"/>
      <w:r>
        <w:t>squared</w:t>
      </w:r>
      <w:proofErr w:type="spellEnd"/>
      <w:r>
        <w:t xml:space="preserve"> bezieht zusätzlich noch die Summe der Freiheitsgrade mit ein. Im Fall von diesem Modell hat Multiple R-</w:t>
      </w:r>
      <w:proofErr w:type="spellStart"/>
      <w:r>
        <w:t>squared</w:t>
      </w:r>
      <w:proofErr w:type="spellEnd"/>
      <w:r>
        <w:t xml:space="preserve"> einen Wert von 0.1181 und </w:t>
      </w:r>
      <w:proofErr w:type="spellStart"/>
      <w:r>
        <w:t>Adjusted</w:t>
      </w:r>
      <w:proofErr w:type="spellEnd"/>
      <w:r>
        <w:t xml:space="preserve"> R-</w:t>
      </w:r>
      <w:proofErr w:type="spellStart"/>
      <w:r>
        <w:t>Squared</w:t>
      </w:r>
      <w:proofErr w:type="spellEnd"/>
      <w:r>
        <w:t xml:space="preserve"> einen Wert von 0.09972. Damit ist die Streuung zwischen Murder und Population sehr hoch ist. </w:t>
      </w:r>
    </w:p>
    <w:p w14:paraId="79728AD1" w14:textId="77777777" w:rsidR="003326DA" w:rsidRDefault="003326DA" w:rsidP="003326DA">
      <w:pPr>
        <w:rPr>
          <w:rFonts w:cstheme="minorHAnsi"/>
        </w:rPr>
      </w:pPr>
      <w:r>
        <w:rPr>
          <w:rFonts w:cstheme="minorHAnsi"/>
        </w:rPr>
        <w:t>Mit F-</w:t>
      </w:r>
      <w:proofErr w:type="spellStart"/>
      <w:r>
        <w:rPr>
          <w:rFonts w:cstheme="minorHAnsi"/>
        </w:rPr>
        <w:t>statistic</w:t>
      </w:r>
      <w:proofErr w:type="spellEnd"/>
      <w:r>
        <w:rPr>
          <w:rFonts w:cstheme="minorHAnsi"/>
        </w:rPr>
        <w:t xml:space="preserve"> (hier 6,427)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48 Freiheitsgraden mit einem Modell mit einem einzigen Freiheitsgrad, sprich ein einziger MW wird hineingelegt. F-Statistik </w:t>
      </w:r>
      <w:r w:rsidRPr="003326DA">
        <w:rPr>
          <w:rFonts w:cstheme="minorHAnsi"/>
          <w:highlight w:val="yellow"/>
        </w:rPr>
        <w:t>von 6,427 ist kleiner als 0,01455, das heißt lineares Modell ist besser als wenn man nur einen Gesamtmittelwert reinlegt.</w:t>
      </w:r>
      <w:r>
        <w:rPr>
          <w:rFonts w:cstheme="minorHAnsi"/>
        </w:rPr>
        <w:t xml:space="preserve"> </w:t>
      </w:r>
    </w:p>
    <w:p w14:paraId="3A446538" w14:textId="77777777" w:rsidR="003326DA" w:rsidRDefault="003326DA" w:rsidP="003326DA">
      <w:pPr>
        <w:rPr>
          <w:rFonts w:cstheme="minorHAnsi"/>
        </w:rPr>
      </w:pPr>
      <w:r>
        <w:rPr>
          <w:rFonts w:cstheme="minorHAnsi"/>
        </w:rPr>
        <w:t>Regressionsgerade:  Murder= 6,17 +0.0002841*Population.</w:t>
      </w:r>
    </w:p>
    <w:p w14:paraId="6CEBE165" w14:textId="77777777" w:rsidR="00994EAC" w:rsidRDefault="00994EAC" w:rsidP="00994EAC"/>
    <w:p w14:paraId="3032C78B" w14:textId="77777777" w:rsidR="00994EAC" w:rsidRPr="003326DA" w:rsidRDefault="00994EAC" w:rsidP="00994EAC">
      <w:pPr>
        <w:rPr>
          <w:b/>
          <w:u w:val="single"/>
        </w:rPr>
      </w:pPr>
      <w:r w:rsidRPr="003326DA">
        <w:rPr>
          <w:b/>
          <w:u w:val="single"/>
        </w:rPr>
        <w:t>Ist das Modell gültig?</w:t>
      </w:r>
    </w:p>
    <w:p w14:paraId="271DF00C" w14:textId="77777777" w:rsidR="00994EAC" w:rsidRDefault="00994EAC" w:rsidP="00994EAC">
      <w:r>
        <w:rPr>
          <w:noProof/>
        </w:rPr>
        <w:lastRenderedPageBreak/>
        <w:drawing>
          <wp:inline distT="0" distB="0" distL="0" distR="0" wp14:anchorId="7EFD114A" wp14:editId="4D8D42D0">
            <wp:extent cx="2913529" cy="18910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uals.png"/>
                    <pic:cNvPicPr/>
                  </pic:nvPicPr>
                  <pic:blipFill>
                    <a:blip r:embed="rId27">
                      <a:extLst>
                        <a:ext uri="{28A0092B-C50C-407E-A947-70E740481C1C}">
                          <a14:useLocalDpi xmlns:a14="http://schemas.microsoft.com/office/drawing/2010/main" val="0"/>
                        </a:ext>
                      </a:extLst>
                    </a:blip>
                    <a:stretch>
                      <a:fillRect/>
                    </a:stretch>
                  </pic:blipFill>
                  <pic:spPr>
                    <a:xfrm>
                      <a:off x="0" y="0"/>
                      <a:ext cx="2934504" cy="1904644"/>
                    </a:xfrm>
                    <a:prstGeom prst="rect">
                      <a:avLst/>
                    </a:prstGeom>
                  </pic:spPr>
                </pic:pic>
              </a:graphicData>
            </a:graphic>
          </wp:inline>
        </w:drawing>
      </w:r>
      <w:r>
        <w:rPr>
          <w:noProof/>
        </w:rPr>
        <w:drawing>
          <wp:inline distT="0" distB="0" distL="0" distR="0" wp14:anchorId="3F48FF67" wp14:editId="6E7AE416">
            <wp:extent cx="2833370" cy="1899721"/>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_Plot_Murder_population.png"/>
                    <pic:cNvPicPr/>
                  </pic:nvPicPr>
                  <pic:blipFill>
                    <a:blip r:embed="rId28">
                      <a:extLst>
                        <a:ext uri="{28A0092B-C50C-407E-A947-70E740481C1C}">
                          <a14:useLocalDpi xmlns:a14="http://schemas.microsoft.com/office/drawing/2010/main" val="0"/>
                        </a:ext>
                      </a:extLst>
                    </a:blip>
                    <a:stretch>
                      <a:fillRect/>
                    </a:stretch>
                  </pic:blipFill>
                  <pic:spPr>
                    <a:xfrm>
                      <a:off x="0" y="0"/>
                      <a:ext cx="2870034" cy="1924304"/>
                    </a:xfrm>
                    <a:prstGeom prst="rect">
                      <a:avLst/>
                    </a:prstGeom>
                  </pic:spPr>
                </pic:pic>
              </a:graphicData>
            </a:graphic>
          </wp:inline>
        </w:drawing>
      </w:r>
    </w:p>
    <w:p w14:paraId="428EB9F3" w14:textId="77777777" w:rsidR="00994EAC" w:rsidRDefault="00994EAC" w:rsidP="00994EAC"/>
    <w:p w14:paraId="788084F4" w14:textId="77777777" w:rsidR="00994EAC" w:rsidRDefault="00994EAC" w:rsidP="00994EAC">
      <w:r>
        <w:rPr>
          <w:noProof/>
        </w:rPr>
        <w:drawing>
          <wp:inline distT="0" distB="0" distL="0" distR="0" wp14:anchorId="7B8D1FBE" wp14:editId="7007B0AF">
            <wp:extent cx="2831980" cy="1810870"/>
            <wp:effectExtent l="0" t="0" r="63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e_Location_Murder_Population.png"/>
                    <pic:cNvPicPr/>
                  </pic:nvPicPr>
                  <pic:blipFill>
                    <a:blip r:embed="rId29">
                      <a:extLst>
                        <a:ext uri="{28A0092B-C50C-407E-A947-70E740481C1C}">
                          <a14:useLocalDpi xmlns:a14="http://schemas.microsoft.com/office/drawing/2010/main" val="0"/>
                        </a:ext>
                      </a:extLst>
                    </a:blip>
                    <a:stretch>
                      <a:fillRect/>
                    </a:stretch>
                  </pic:blipFill>
                  <pic:spPr>
                    <a:xfrm>
                      <a:off x="0" y="0"/>
                      <a:ext cx="2857123" cy="1826947"/>
                    </a:xfrm>
                    <a:prstGeom prst="rect">
                      <a:avLst/>
                    </a:prstGeom>
                  </pic:spPr>
                </pic:pic>
              </a:graphicData>
            </a:graphic>
          </wp:inline>
        </w:drawing>
      </w:r>
      <w:r>
        <w:rPr>
          <w:noProof/>
        </w:rPr>
        <w:drawing>
          <wp:inline distT="0" distB="0" distL="0" distR="0" wp14:anchorId="721222BB" wp14:editId="3CCB5532">
            <wp:extent cx="2832735" cy="1819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rage_Murder_population.png"/>
                    <pic:cNvPicPr/>
                  </pic:nvPicPr>
                  <pic:blipFill>
                    <a:blip r:embed="rId30">
                      <a:extLst>
                        <a:ext uri="{28A0092B-C50C-407E-A947-70E740481C1C}">
                          <a14:useLocalDpi xmlns:a14="http://schemas.microsoft.com/office/drawing/2010/main" val="0"/>
                        </a:ext>
                      </a:extLst>
                    </a:blip>
                    <a:stretch>
                      <a:fillRect/>
                    </a:stretch>
                  </pic:blipFill>
                  <pic:spPr>
                    <a:xfrm>
                      <a:off x="0" y="0"/>
                      <a:ext cx="2865069" cy="1840607"/>
                    </a:xfrm>
                    <a:prstGeom prst="rect">
                      <a:avLst/>
                    </a:prstGeom>
                  </pic:spPr>
                </pic:pic>
              </a:graphicData>
            </a:graphic>
          </wp:inline>
        </w:drawing>
      </w:r>
    </w:p>
    <w:p w14:paraId="75797122" w14:textId="77777777" w:rsidR="00994EAC" w:rsidRPr="002D7C29" w:rsidRDefault="00994EAC" w:rsidP="003326DA">
      <w:pPr>
        <w:pStyle w:val="StandardWeb"/>
        <w:ind w:left="360"/>
        <w:rPr>
          <w:rFonts w:ascii="CMR10" w:hAnsi="CMR10"/>
          <w:sz w:val="22"/>
          <w:szCs w:val="22"/>
        </w:rPr>
      </w:pPr>
      <w:r>
        <w:rPr>
          <w:rFonts w:ascii="CMR10" w:hAnsi="CMR10"/>
          <w:sz w:val="22"/>
          <w:szCs w:val="22"/>
        </w:rPr>
        <w:t xml:space="preserve">Bei dem Plot </w:t>
      </w:r>
      <w:proofErr w:type="spellStart"/>
      <w:r>
        <w:rPr>
          <w:rFonts w:ascii="CMR10" w:hAnsi="CMR10"/>
          <w:sz w:val="22"/>
          <w:szCs w:val="22"/>
        </w:rPr>
        <w:t>Residuals</w:t>
      </w:r>
      <w:proofErr w:type="spellEnd"/>
      <w:r>
        <w:rPr>
          <w:rFonts w:ascii="CMR10" w:hAnsi="CMR10"/>
          <w:sz w:val="22"/>
          <w:szCs w:val="22"/>
        </w:rPr>
        <w:t xml:space="preserve"> vs. </w:t>
      </w:r>
      <w:proofErr w:type="spellStart"/>
      <w:r>
        <w:rPr>
          <w:rFonts w:ascii="CMR10" w:hAnsi="CMR10"/>
          <w:sz w:val="22"/>
          <w:szCs w:val="22"/>
        </w:rPr>
        <w:t>Fitted</w:t>
      </w:r>
      <w:proofErr w:type="spellEnd"/>
      <w:r>
        <w:rPr>
          <w:rFonts w:ascii="CMR10" w:hAnsi="CMR10"/>
          <w:sz w:val="22"/>
          <w:szCs w:val="22"/>
        </w:rPr>
        <w:t xml:space="preserve"> werden die Residuen gegen die vom Model vorhergesagten Werte aufgetragen. Die Schwankungsbreite der Daten erstreckt sich von -5 bis +5. Die meisten Daten schwanken nicht um 0. Die Linie weist Schwankungen im positiven und negativen Skalenbereich auf, was auf eine Inhomogenität der Daten schließen lässt. </w:t>
      </w:r>
      <w:r w:rsidRPr="00762E4F">
        <w:rPr>
          <w:rFonts w:ascii="CMR10" w:hAnsi="CMR10"/>
          <w:sz w:val="22"/>
          <w:szCs w:val="22"/>
          <w:highlight w:val="yellow"/>
        </w:rPr>
        <w:t xml:space="preserve">Sowohl xi wie auch </w:t>
      </w:r>
      <w:proofErr w:type="spellStart"/>
      <w:r w:rsidRPr="00762E4F">
        <w:rPr>
          <w:rFonts w:ascii="CMR10" w:hAnsi="CMR10"/>
          <w:sz w:val="22"/>
          <w:szCs w:val="22"/>
          <w:highlight w:val="yellow"/>
        </w:rPr>
        <w:t>xj</w:t>
      </w:r>
      <w:proofErr w:type="spellEnd"/>
      <w:r w:rsidRPr="00762E4F">
        <w:rPr>
          <w:rFonts w:ascii="CMR10" w:hAnsi="CMR10"/>
          <w:sz w:val="22"/>
          <w:szCs w:val="22"/>
          <w:highlight w:val="yellow"/>
        </w:rPr>
        <w:t xml:space="preserve"> sind unabhängig und </w:t>
      </w:r>
      <w:proofErr w:type="spellStart"/>
      <w:r w:rsidRPr="00762E4F">
        <w:rPr>
          <w:rFonts w:ascii="CMR10" w:hAnsi="CMR10"/>
          <w:sz w:val="22"/>
          <w:szCs w:val="22"/>
          <w:highlight w:val="yellow"/>
        </w:rPr>
        <w:t>unkorelliert</w:t>
      </w:r>
      <w:proofErr w:type="spellEnd"/>
      <w:r w:rsidRPr="00762E4F">
        <w:rPr>
          <w:rFonts w:ascii="CMR10" w:hAnsi="CMR10"/>
          <w:sz w:val="22"/>
          <w:szCs w:val="22"/>
          <w:highlight w:val="yellow"/>
        </w:rPr>
        <w:t xml:space="preserve"> u</w:t>
      </w:r>
      <w:r>
        <w:rPr>
          <w:rFonts w:ascii="CMR10" w:hAnsi="CMR10"/>
          <w:sz w:val="22"/>
          <w:szCs w:val="22"/>
        </w:rPr>
        <w:t>nd haben keinen linearen Zusammenhang. Dadurch ist die erste Bedingung für die lineare Korrelation erfüllt</w:t>
      </w:r>
      <w:r w:rsidRPr="00762E4F">
        <w:rPr>
          <w:rFonts w:ascii="CMR10" w:hAnsi="CMR10"/>
          <w:sz w:val="22"/>
          <w:szCs w:val="22"/>
          <w:highlight w:val="yellow"/>
        </w:rPr>
        <w:t>. Der Erwartungswert der Residuen verläuft bei 0,</w:t>
      </w:r>
      <w:r>
        <w:rPr>
          <w:rFonts w:ascii="CMR10" w:hAnsi="CMR10"/>
          <w:sz w:val="22"/>
          <w:szCs w:val="22"/>
        </w:rPr>
        <w:t xml:space="preserve"> wodurch die zweite Voraussetzung erfüllt ist. Es sind 3 von 50 Werten erkennbar, die außerhalb liegen- diese Anzahl ist jedoch noch gerechtfertigt. Damit ist auch die 3. Voraussetzung (</w:t>
      </w:r>
      <w:proofErr w:type="spellStart"/>
      <w:r>
        <w:rPr>
          <w:rFonts w:ascii="CMR10" w:hAnsi="CMR10"/>
          <w:sz w:val="22"/>
          <w:szCs w:val="22"/>
        </w:rPr>
        <w:t>iid</w:t>
      </w:r>
      <w:proofErr w:type="spellEnd"/>
      <w:r>
        <w:rPr>
          <w:rFonts w:ascii="CMR10" w:hAnsi="CMR10"/>
          <w:sz w:val="22"/>
          <w:szCs w:val="22"/>
        </w:rPr>
        <w:t xml:space="preserve"> ist gleichmäßig verteilt) erfüllt. Es sind 3 ausreißende Daten zu erkennen (Alabama, Georgia und Louisiana)</w:t>
      </w:r>
    </w:p>
    <w:p w14:paraId="4EF62627" w14:textId="77777777" w:rsidR="00994EAC" w:rsidRDefault="00994EAC" w:rsidP="003326DA">
      <w:pPr>
        <w:pStyle w:val="StandardWeb"/>
        <w:ind w:left="360"/>
        <w:rPr>
          <w:rFonts w:ascii="CMR10" w:hAnsi="CMR10"/>
          <w:sz w:val="22"/>
          <w:szCs w:val="22"/>
        </w:rPr>
      </w:pPr>
      <w:r>
        <w:rPr>
          <w:rFonts w:ascii="CMR10" w:hAnsi="CMR10"/>
          <w:sz w:val="22"/>
          <w:szCs w:val="22"/>
        </w:rPr>
        <w:t xml:space="preserve">Im Quantil-Quantil Plot werden die standardisierten Residuen gegen die Normalverteilung aufgetragen. Die meisten Punkte liegen auf der Gerade, dennoch gibt es sowohl links wie auch rechts leichte Ränder. Dies spricht </w:t>
      </w:r>
      <w:r w:rsidR="003326DA">
        <w:rPr>
          <w:rFonts w:ascii="CMR10" w:hAnsi="CMR10"/>
          <w:sz w:val="22"/>
          <w:szCs w:val="22"/>
        </w:rPr>
        <w:t>für eine systematische Annährung einer</w:t>
      </w:r>
      <w:r>
        <w:rPr>
          <w:rFonts w:ascii="CMR10" w:hAnsi="CMR10"/>
          <w:sz w:val="22"/>
          <w:szCs w:val="22"/>
        </w:rPr>
        <w:t xml:space="preserve"> Normalverteilung der Daten. </w:t>
      </w:r>
    </w:p>
    <w:p w14:paraId="5422894C" w14:textId="77777777" w:rsidR="00994EAC" w:rsidRPr="000E6E41" w:rsidRDefault="00994EAC" w:rsidP="003326DA">
      <w:pPr>
        <w:spacing w:before="100" w:beforeAutospacing="1" w:after="100" w:afterAutospacing="1" w:line="240" w:lineRule="auto"/>
        <w:ind w:left="360"/>
        <w:rPr>
          <w:rFonts w:ascii="CMR10" w:hAnsi="CMR10"/>
        </w:rPr>
      </w:pPr>
      <w:r>
        <w:rPr>
          <w:rFonts w:ascii="CMR10" w:hAnsi="CMR10"/>
        </w:rPr>
        <w:t>Der</w:t>
      </w:r>
      <w:r w:rsidRPr="00935E4F">
        <w:rPr>
          <w:rFonts w:ascii="CMR10" w:hAnsi="CMR10"/>
        </w:rPr>
        <w:t xml:space="preserve"> </w:t>
      </w:r>
      <w:proofErr w:type="spellStart"/>
      <w:r w:rsidRPr="00935E4F">
        <w:rPr>
          <w:rFonts w:ascii="CMR10" w:hAnsi="CMR10"/>
        </w:rPr>
        <w:t>Scale</w:t>
      </w:r>
      <w:proofErr w:type="spellEnd"/>
      <w:r w:rsidRPr="00935E4F">
        <w:rPr>
          <w:rFonts w:ascii="CMR10" w:hAnsi="CMR10"/>
        </w:rPr>
        <w:t xml:space="preserve"> Location Plot</w:t>
      </w:r>
      <w:r>
        <w:rPr>
          <w:rFonts w:ascii="CMR10" w:hAnsi="CMR10"/>
        </w:rPr>
        <w:t xml:space="preserve"> zeigt den Verlauf der Standardabweichung der Residuen über den dargestellten Bereich. </w:t>
      </w:r>
      <w:r w:rsidR="003326DA">
        <w:rPr>
          <w:rFonts w:ascii="CMR10" w:hAnsi="CMR10"/>
        </w:rPr>
        <w:t>D</w:t>
      </w:r>
      <w:r w:rsidRPr="00935E4F">
        <w:rPr>
          <w:rFonts w:ascii="CMR10" w:hAnsi="CMR10"/>
        </w:rPr>
        <w:t>er es erm</w:t>
      </w:r>
      <w:r>
        <w:rPr>
          <w:rFonts w:ascii="CMR10" w:hAnsi="CMR10"/>
        </w:rPr>
        <w:t>ö</w:t>
      </w:r>
      <w:r w:rsidRPr="00935E4F">
        <w:rPr>
          <w:rFonts w:ascii="CMR10" w:hAnsi="CMR10"/>
        </w:rPr>
        <w:t xml:space="preserve">glicht zu analysieren, ob die Standardabweichung der Residuen </w:t>
      </w:r>
      <w:r>
        <w:rPr>
          <w:rFonts w:ascii="CMR10" w:hAnsi="CMR10"/>
        </w:rPr>
        <w:t>ü</w:t>
      </w:r>
      <w:r w:rsidRPr="00935E4F">
        <w:rPr>
          <w:rFonts w:ascii="CMR10" w:hAnsi="CMR10"/>
        </w:rPr>
        <w:t xml:space="preserve">ber den Bereich </w:t>
      </w:r>
      <w:proofErr w:type="gramStart"/>
      <w:r w:rsidRPr="00935E4F">
        <w:rPr>
          <w:rFonts w:ascii="CMR10" w:hAnsi="CMR10"/>
        </w:rPr>
        <w:t>der erkl</w:t>
      </w:r>
      <w:r>
        <w:rPr>
          <w:rFonts w:ascii="CMR10" w:hAnsi="CMR10"/>
        </w:rPr>
        <w:t>ä</w:t>
      </w:r>
      <w:r w:rsidRPr="00935E4F">
        <w:rPr>
          <w:rFonts w:ascii="CMR10" w:hAnsi="CMR10"/>
        </w:rPr>
        <w:t>rten Variable</w:t>
      </w:r>
      <w:proofErr w:type="gramEnd"/>
      <w:r w:rsidRPr="00935E4F">
        <w:rPr>
          <w:rFonts w:ascii="CMR10" w:hAnsi="CMR10"/>
        </w:rPr>
        <w:t xml:space="preserve"> gleich bleibt. </w:t>
      </w:r>
      <w:r>
        <w:rPr>
          <w:rFonts w:ascii="CMR10" w:hAnsi="CMR10"/>
        </w:rPr>
        <w:t xml:space="preserve">Der Verlauf zeigt eine Trichterbildung. Dies </w:t>
      </w:r>
      <w:proofErr w:type="spellStart"/>
      <w:r>
        <w:rPr>
          <w:rFonts w:ascii="CMR10" w:hAnsi="CMR10"/>
        </w:rPr>
        <w:t>deuetet</w:t>
      </w:r>
      <w:proofErr w:type="spellEnd"/>
      <w:r>
        <w:rPr>
          <w:rFonts w:ascii="CMR10" w:hAnsi="CMR10"/>
        </w:rPr>
        <w:t xml:space="preserve"> auf eine Inhomogenität der Daten hin. Daher ist keine Homoskedastizität gegeben und somit die 4. Voraussetzung nicht erfüllt. </w:t>
      </w:r>
    </w:p>
    <w:p w14:paraId="4BFA0E5D" w14:textId="77777777" w:rsidR="00994EAC" w:rsidRDefault="00994EAC" w:rsidP="003326DA">
      <w:pPr>
        <w:pStyle w:val="StandardWeb"/>
        <w:ind w:left="360"/>
      </w:pPr>
      <w:r>
        <w:rPr>
          <w:rFonts w:ascii="CMR10" w:hAnsi="CMR10"/>
          <w:sz w:val="22"/>
          <w:szCs w:val="22"/>
        </w:rPr>
        <w:t xml:space="preserve">Die </w:t>
      </w:r>
      <w:proofErr w:type="spellStart"/>
      <w:proofErr w:type="gramStart"/>
      <w:r>
        <w:rPr>
          <w:rFonts w:ascii="CMR10" w:hAnsi="CMR10"/>
          <w:sz w:val="22"/>
          <w:szCs w:val="22"/>
        </w:rPr>
        <w:t>Cook`s</w:t>
      </w:r>
      <w:proofErr w:type="spellEnd"/>
      <w:proofErr w:type="gramEnd"/>
      <w:r>
        <w:rPr>
          <w:rFonts w:ascii="CMR10" w:hAnsi="CMR10"/>
          <w:sz w:val="22"/>
          <w:szCs w:val="22"/>
        </w:rPr>
        <w:t xml:space="preserve"> Distanz analysiert die Datenpunkte und gewichtet diese. Wenn sich Datenpunkte im Datensatz befinden, welche signifikant zu einem anderen Ergebnis führen würden, werden diese in Form einer Distanz angezeigt. Werte mit einer höheren Distanz als „1“ werden als besorgniserregend bezeichnet, da sie zu einem „aushebeln“ bzw. Kippen der Gerade führe könnte (Hebelwirkung). Keiner der Datenpunkte in dem gezeigten Plot weist eine Distanz von ±1 auf. </w:t>
      </w:r>
    </w:p>
    <w:p w14:paraId="5305D2E3" w14:textId="77777777" w:rsidR="00994EAC" w:rsidRPr="0073550C" w:rsidRDefault="00994EAC" w:rsidP="00994EAC">
      <w:pPr>
        <w:rPr>
          <w:lang w:val="en-US"/>
        </w:rPr>
      </w:pPr>
      <w:r w:rsidRPr="003D4ED6">
        <w:lastRenderedPageBreak/>
        <w:t xml:space="preserve"> </w:t>
      </w:r>
      <w:r>
        <w:rPr>
          <w:lang w:val="en-US"/>
        </w:rPr>
        <w:t xml:space="preserve">Murder- </w:t>
      </w:r>
      <w:r w:rsidRPr="0073550C">
        <w:rPr>
          <w:lang w:val="en-US"/>
        </w:rPr>
        <w:t>Illiteracy</w:t>
      </w:r>
    </w:p>
    <w:p w14:paraId="217824C9"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Call:</w:t>
      </w:r>
    </w:p>
    <w:p w14:paraId="1927F017"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3326DA">
        <w:rPr>
          <w:rFonts w:ascii="Lucida Console" w:eastAsia="Times New Roman" w:hAnsi="Lucida Console" w:cs="Courier New"/>
          <w:color w:val="000000"/>
          <w:sz w:val="20"/>
          <w:szCs w:val="20"/>
          <w:bdr w:val="none" w:sz="0" w:space="0" w:color="auto" w:frame="1"/>
          <w:lang w:val="en-US" w:eastAsia="de-AT"/>
        </w:rPr>
        <w:t>lm</w:t>
      </w:r>
      <w:proofErr w:type="spellEnd"/>
      <w:r w:rsidRPr="003326DA">
        <w:rPr>
          <w:rFonts w:ascii="Lucida Console" w:eastAsia="Times New Roman" w:hAnsi="Lucida Console" w:cs="Courier New"/>
          <w:color w:val="000000"/>
          <w:sz w:val="20"/>
          <w:szCs w:val="20"/>
          <w:bdr w:val="none" w:sz="0" w:space="0" w:color="auto" w:frame="1"/>
          <w:lang w:val="en-US" w:eastAsia="de-AT"/>
        </w:rPr>
        <w:t>(</w:t>
      </w:r>
      <w:proofErr w:type="gramEnd"/>
      <w:r w:rsidRPr="003326DA">
        <w:rPr>
          <w:rFonts w:ascii="Lucida Console" w:eastAsia="Times New Roman" w:hAnsi="Lucida Console" w:cs="Courier New"/>
          <w:color w:val="000000"/>
          <w:sz w:val="20"/>
          <w:szCs w:val="20"/>
          <w:bdr w:val="none" w:sz="0" w:space="0" w:color="auto" w:frame="1"/>
          <w:lang w:val="en-US" w:eastAsia="de-AT"/>
        </w:rPr>
        <w:t>formula = Murder ~ Illiteracy, data = state)</w:t>
      </w:r>
    </w:p>
    <w:p w14:paraId="2C325742"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224A3B98"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Residuals:</w:t>
      </w:r>
    </w:p>
    <w:p w14:paraId="14DD0E0A"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 xml:space="preserve">    Min      1</w:t>
      </w:r>
      <w:proofErr w:type="gramStart"/>
      <w:r w:rsidRPr="003326DA">
        <w:rPr>
          <w:rFonts w:ascii="Lucida Console" w:eastAsia="Times New Roman" w:hAnsi="Lucida Console" w:cs="Courier New"/>
          <w:color w:val="000000"/>
          <w:sz w:val="20"/>
          <w:szCs w:val="20"/>
          <w:bdr w:val="none" w:sz="0" w:space="0" w:color="auto" w:frame="1"/>
          <w:lang w:val="en-US" w:eastAsia="de-AT"/>
        </w:rPr>
        <w:t>Q  Median</w:t>
      </w:r>
      <w:proofErr w:type="gramEnd"/>
      <w:r w:rsidRPr="003326DA">
        <w:rPr>
          <w:rFonts w:ascii="Lucida Console" w:eastAsia="Times New Roman" w:hAnsi="Lucida Console" w:cs="Courier New"/>
          <w:color w:val="000000"/>
          <w:sz w:val="20"/>
          <w:szCs w:val="20"/>
          <w:bdr w:val="none" w:sz="0" w:space="0" w:color="auto" w:frame="1"/>
          <w:lang w:val="en-US" w:eastAsia="de-AT"/>
        </w:rPr>
        <w:t xml:space="preserve">      3Q     Max </w:t>
      </w:r>
    </w:p>
    <w:p w14:paraId="7F70449C"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-5.5315 -2.0602 -0.</w:t>
      </w:r>
      <w:proofErr w:type="gramStart"/>
      <w:r w:rsidRPr="003326DA">
        <w:rPr>
          <w:rFonts w:ascii="Lucida Console" w:eastAsia="Times New Roman" w:hAnsi="Lucida Console" w:cs="Courier New"/>
          <w:color w:val="000000"/>
          <w:sz w:val="20"/>
          <w:szCs w:val="20"/>
          <w:bdr w:val="none" w:sz="0" w:space="0" w:color="auto" w:frame="1"/>
          <w:lang w:val="en-US" w:eastAsia="de-AT"/>
        </w:rPr>
        <w:t>2503  1.6916</w:t>
      </w:r>
      <w:proofErr w:type="gramEnd"/>
      <w:r w:rsidRPr="003326DA">
        <w:rPr>
          <w:rFonts w:ascii="Lucida Console" w:eastAsia="Times New Roman" w:hAnsi="Lucida Console" w:cs="Courier New"/>
          <w:color w:val="000000"/>
          <w:sz w:val="20"/>
          <w:szCs w:val="20"/>
          <w:bdr w:val="none" w:sz="0" w:space="0" w:color="auto" w:frame="1"/>
          <w:lang w:val="en-US" w:eastAsia="de-AT"/>
        </w:rPr>
        <w:t xml:space="preserve">  6.9745 </w:t>
      </w:r>
    </w:p>
    <w:p w14:paraId="1105109B"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0A5ACE92"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Coefficients:</w:t>
      </w:r>
    </w:p>
    <w:p w14:paraId="58B37CB9"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3326DA">
        <w:rPr>
          <w:rFonts w:ascii="Lucida Console" w:eastAsia="Times New Roman" w:hAnsi="Lucida Console" w:cs="Courier New"/>
          <w:color w:val="000000"/>
          <w:sz w:val="20"/>
          <w:szCs w:val="20"/>
          <w:bdr w:val="none" w:sz="0" w:space="0" w:color="auto" w:frame="1"/>
          <w:lang w:val="en-US" w:eastAsia="de-AT"/>
        </w:rPr>
        <w:t>Pr</w:t>
      </w:r>
      <w:proofErr w:type="spellEnd"/>
      <w:r w:rsidRPr="003326DA">
        <w:rPr>
          <w:rFonts w:ascii="Lucida Console" w:eastAsia="Times New Roman" w:hAnsi="Lucida Console" w:cs="Courier New"/>
          <w:color w:val="000000"/>
          <w:sz w:val="20"/>
          <w:szCs w:val="20"/>
          <w:bdr w:val="none" w:sz="0" w:space="0" w:color="auto" w:frame="1"/>
          <w:lang w:val="en-US" w:eastAsia="de-AT"/>
        </w:rPr>
        <w:t xml:space="preserve">(&gt;|t|)    </w:t>
      </w:r>
    </w:p>
    <w:p w14:paraId="78C49C32"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w:t>
      </w:r>
      <w:proofErr w:type="gramStart"/>
      <w:r w:rsidRPr="003326DA">
        <w:rPr>
          <w:rFonts w:ascii="Lucida Console" w:eastAsia="Times New Roman" w:hAnsi="Lucida Console" w:cs="Courier New"/>
          <w:color w:val="000000"/>
          <w:sz w:val="20"/>
          <w:szCs w:val="20"/>
          <w:bdr w:val="none" w:sz="0" w:space="0" w:color="auto" w:frame="1"/>
          <w:lang w:val="en-US" w:eastAsia="de-AT"/>
        </w:rPr>
        <w:t xml:space="preserve">Intercept)   </w:t>
      </w:r>
      <w:proofErr w:type="gramEnd"/>
      <w:r w:rsidRPr="003326DA">
        <w:rPr>
          <w:rFonts w:ascii="Lucida Console" w:eastAsia="Times New Roman" w:hAnsi="Lucida Console" w:cs="Courier New"/>
          <w:color w:val="000000"/>
          <w:sz w:val="20"/>
          <w:szCs w:val="20"/>
          <w:bdr w:val="none" w:sz="0" w:space="0" w:color="auto" w:frame="1"/>
          <w:lang w:val="en-US" w:eastAsia="de-AT"/>
        </w:rPr>
        <w:t xml:space="preserve">2.3968     0.8184   2.928   0.0052 ** </w:t>
      </w:r>
    </w:p>
    <w:p w14:paraId="29A925F3"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Illiteracy    4.2575     0.6217   6.848 1.26e-08 ***</w:t>
      </w:r>
    </w:p>
    <w:p w14:paraId="59219173"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w:t>
      </w:r>
    </w:p>
    <w:p w14:paraId="77D5CF20"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3326DA">
        <w:rPr>
          <w:rFonts w:ascii="Lucida Console" w:eastAsia="Times New Roman" w:hAnsi="Lucida Console" w:cs="Courier New"/>
          <w:color w:val="000000"/>
          <w:sz w:val="20"/>
          <w:szCs w:val="20"/>
          <w:bdr w:val="none" w:sz="0" w:space="0" w:color="auto" w:frame="1"/>
          <w:lang w:val="en-US" w:eastAsia="de-AT"/>
        </w:rPr>
        <w:t>Signif</w:t>
      </w:r>
      <w:proofErr w:type="spellEnd"/>
      <w:r w:rsidRPr="003326DA">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3326DA">
        <w:rPr>
          <w:rFonts w:ascii="Lucida Console" w:eastAsia="Times New Roman" w:hAnsi="Lucida Console" w:cs="Courier New"/>
          <w:color w:val="000000"/>
          <w:sz w:val="20"/>
          <w:szCs w:val="20"/>
          <w:bdr w:val="none" w:sz="0" w:space="0" w:color="auto" w:frame="1"/>
          <w:lang w:val="en-US" w:eastAsia="de-AT"/>
        </w:rPr>
        <w:t>‘ ’</w:t>
      </w:r>
      <w:proofErr w:type="gramEnd"/>
      <w:r w:rsidRPr="003326DA">
        <w:rPr>
          <w:rFonts w:ascii="Lucida Console" w:eastAsia="Times New Roman" w:hAnsi="Lucida Console" w:cs="Courier New"/>
          <w:color w:val="000000"/>
          <w:sz w:val="20"/>
          <w:szCs w:val="20"/>
          <w:bdr w:val="none" w:sz="0" w:space="0" w:color="auto" w:frame="1"/>
          <w:lang w:val="en-US" w:eastAsia="de-AT"/>
        </w:rPr>
        <w:t xml:space="preserve"> 1</w:t>
      </w:r>
    </w:p>
    <w:p w14:paraId="60780379"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772A14BE"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Residual standard error: 2.653 on 48 degrees of freedom</w:t>
      </w:r>
    </w:p>
    <w:p w14:paraId="246AAA6C"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Multiple R-squared:  0.4942,</w:t>
      </w:r>
      <w:r w:rsidRPr="003326DA">
        <w:rPr>
          <w:rFonts w:ascii="Lucida Console" w:eastAsia="Times New Roman" w:hAnsi="Lucida Console" w:cs="Courier New"/>
          <w:color w:val="000000"/>
          <w:sz w:val="20"/>
          <w:szCs w:val="20"/>
          <w:bdr w:val="none" w:sz="0" w:space="0" w:color="auto" w:frame="1"/>
          <w:lang w:val="en-US" w:eastAsia="de-AT"/>
        </w:rPr>
        <w:tab/>
        <w:t xml:space="preserve">Adjusted R-squared:  0.4836 </w:t>
      </w:r>
    </w:p>
    <w:p w14:paraId="2B18AC34" w14:textId="77777777" w:rsidR="00994EAC" w:rsidRPr="003326DA" w:rsidRDefault="00994EAC" w:rsidP="00332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81"/>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3326DA">
        <w:rPr>
          <w:rFonts w:ascii="Lucida Console" w:eastAsia="Times New Roman" w:hAnsi="Lucida Console" w:cs="Courier New"/>
          <w:color w:val="000000"/>
          <w:sz w:val="20"/>
          <w:szCs w:val="20"/>
          <w:bdr w:val="none" w:sz="0" w:space="0" w:color="auto" w:frame="1"/>
          <w:lang w:val="en-US" w:eastAsia="de-AT"/>
        </w:rPr>
        <w:t xml:space="preserve">F-statistic: 46.89 on 1 and 48 </w:t>
      </w:r>
      <w:proofErr w:type="gramStart"/>
      <w:r w:rsidRPr="003326DA">
        <w:rPr>
          <w:rFonts w:ascii="Lucida Console" w:eastAsia="Times New Roman" w:hAnsi="Lucida Console" w:cs="Courier New"/>
          <w:color w:val="000000"/>
          <w:sz w:val="20"/>
          <w:szCs w:val="20"/>
          <w:bdr w:val="none" w:sz="0" w:space="0" w:color="auto" w:frame="1"/>
          <w:lang w:val="en-US" w:eastAsia="de-AT"/>
        </w:rPr>
        <w:t>DF,  p</w:t>
      </w:r>
      <w:proofErr w:type="gramEnd"/>
      <w:r w:rsidRPr="003326DA">
        <w:rPr>
          <w:rFonts w:ascii="Lucida Console" w:eastAsia="Times New Roman" w:hAnsi="Lucida Console" w:cs="Courier New"/>
          <w:color w:val="000000"/>
          <w:sz w:val="20"/>
          <w:szCs w:val="20"/>
          <w:bdr w:val="none" w:sz="0" w:space="0" w:color="auto" w:frame="1"/>
          <w:lang w:val="en-US" w:eastAsia="de-AT"/>
        </w:rPr>
        <w:t>-value: 1.258e-08</w:t>
      </w:r>
    </w:p>
    <w:p w14:paraId="6C931EDB" w14:textId="77777777" w:rsidR="00994EAC" w:rsidRPr="00A5108E" w:rsidRDefault="00994EAC" w:rsidP="00994EAC">
      <w:pPr>
        <w:rPr>
          <w:rFonts w:ascii="Helvetica" w:hAnsi="Helvetica" w:cs="Helvetica"/>
          <w:lang w:val="en-US"/>
        </w:rPr>
      </w:pPr>
    </w:p>
    <w:p w14:paraId="63139AD6" w14:textId="77777777" w:rsidR="00994EAC" w:rsidRDefault="00994EAC" w:rsidP="00994EAC">
      <w:r w:rsidRPr="008D25BD">
        <w:t>Mit den Residuen we</w:t>
      </w:r>
      <w:r>
        <w:t>r</w:t>
      </w:r>
      <w:r w:rsidRPr="008D25BD">
        <w:t xml:space="preserve">den die Abstände der einzelnen Punkte </w:t>
      </w:r>
      <w:r>
        <w:t xml:space="preserve">senkrecht </w:t>
      </w:r>
      <w:r w:rsidRPr="008D25BD">
        <w:t>zu der Geraden ange</w:t>
      </w:r>
      <w:r>
        <w:t xml:space="preserve">geben. Der Median liegt bei -0.2503. Dieser Wert liegt- in Relation gesetzt mit Min. (-5.5315) und Max. Wert </w:t>
      </w:r>
      <w:proofErr w:type="gramStart"/>
      <w:r>
        <w:t>6.9745)-</w:t>
      </w:r>
      <w:proofErr w:type="gramEnd"/>
      <w:r>
        <w:t xml:space="preserve"> nahe an 0, wodurch die Schwankung eher gering ist. Der Erwartungswert der Residuen liegt jedoch nicht nahe an 0. Der Median wird mit Q1 und Q3 in Relation gesetzt und sollte nahe bei 0 liegen (Voraussetzung: IE[IE]=0). </w:t>
      </w:r>
    </w:p>
    <w:p w14:paraId="0227F783" w14:textId="77777777" w:rsidR="00994EAC" w:rsidRDefault="00994EAC" w:rsidP="00994EAC">
      <w:r>
        <w:t>Die Gerade schneidet bei 2.3968 die y-Achse (</w:t>
      </w:r>
      <w:proofErr w:type="spellStart"/>
      <w:r>
        <w:t>Intercept</w:t>
      </w:r>
      <w:proofErr w:type="spellEnd"/>
      <w:r>
        <w:t xml:space="preserve"> Alpha). Die Standardabweichung liegt bei 0.818. Dies ist ein geringer Wert, wodurch die Streuung der Daten als gering angenommen werden kann. Der P Wert von 0.0052 liegt unter dem 1% Signifikanzniveau und ist damit signifikant (**). H0 kann somit verworfen werden. Der geschätzte Koeffizient von 4.2575 für </w:t>
      </w:r>
      <w:proofErr w:type="spellStart"/>
      <w:r>
        <w:t>Illiteracy</w:t>
      </w:r>
      <w:proofErr w:type="spellEnd"/>
      <w:r>
        <w:t xml:space="preserve"> bezieht sich auf den Beta Wert. Der Standardfehler von </w:t>
      </w:r>
      <w:proofErr w:type="spellStart"/>
      <w:r>
        <w:t>Illiteracy</w:t>
      </w:r>
      <w:proofErr w:type="spellEnd"/>
      <w:r>
        <w:t xml:space="preserve"> beträgt 0.6217. Der hoch signifikante P-Wert von 1.26e^-0.8 weist auf einen deutlich linearen Zusammenhang der Daten hin. H0 kann somit verworfen werden. </w:t>
      </w:r>
    </w:p>
    <w:p w14:paraId="524F020E" w14:textId="77777777" w:rsidR="00994EAC" w:rsidRDefault="00994EAC" w:rsidP="00994EAC">
      <w:r>
        <w:t xml:space="preserve">Der Residual </w:t>
      </w:r>
      <w:proofErr w:type="spellStart"/>
      <w:r>
        <w:t>standard</w:t>
      </w:r>
      <w:proofErr w:type="spellEnd"/>
      <w:r>
        <w:t xml:space="preserve"> </w:t>
      </w:r>
      <w:proofErr w:type="spellStart"/>
      <w:r>
        <w:t>error</w:t>
      </w:r>
      <w:proofErr w:type="spellEnd"/>
      <w:r>
        <w:t xml:space="preserve"> (2.653) gibt die Gesamtfläche unter allen Fehlerquadraten an. Die Anzahl der Beobachtungen wird durch die Anzahl der Freiheitsgrade +2 (für jede Zeile +1, </w:t>
      </w:r>
      <w:proofErr w:type="spellStart"/>
      <w:r>
        <w:t>intercept</w:t>
      </w:r>
      <w:proofErr w:type="spellEnd"/>
      <w:r>
        <w:t xml:space="preserve"> + </w:t>
      </w:r>
      <w:proofErr w:type="spellStart"/>
      <w:r>
        <w:t>Illiteracy</w:t>
      </w:r>
      <w:proofErr w:type="spellEnd"/>
      <w:r>
        <w:t>) angegeben. Daher wurden insgesamt 50 Beobachtungen berücksichtigt. Multiple R-</w:t>
      </w:r>
      <w:proofErr w:type="spellStart"/>
      <w:r>
        <w:t>Squared</w:t>
      </w:r>
      <w:proofErr w:type="spellEnd"/>
      <w:r>
        <w:t xml:space="preserve"> (Bestimmtheitsmaß) gibt den Anteil der Gesamtstreuung an, welcher durch die Regression berücksichtig wird- je näher sich dieser Wert „1“ nähert, desto besser wird das Modell erklärt. </w:t>
      </w:r>
      <w:proofErr w:type="spellStart"/>
      <w:r>
        <w:t>Adjusted</w:t>
      </w:r>
      <w:proofErr w:type="spellEnd"/>
      <w:r>
        <w:t xml:space="preserve"> R </w:t>
      </w:r>
      <w:proofErr w:type="spellStart"/>
      <w:r>
        <w:t>squared</w:t>
      </w:r>
      <w:proofErr w:type="spellEnd"/>
      <w:r>
        <w:t xml:space="preserve"> bezieht zusätzlich noch die Summe der Freiheitsgrade mit ein. Im Fall von diesem Modell hat Multiple R-</w:t>
      </w:r>
      <w:proofErr w:type="spellStart"/>
      <w:r>
        <w:t>squared</w:t>
      </w:r>
      <w:proofErr w:type="spellEnd"/>
      <w:r>
        <w:t xml:space="preserve"> einen Wert von 0.4942 und </w:t>
      </w:r>
      <w:proofErr w:type="spellStart"/>
      <w:r>
        <w:t>Adjusted</w:t>
      </w:r>
      <w:proofErr w:type="spellEnd"/>
      <w:r>
        <w:t xml:space="preserve"> R-</w:t>
      </w:r>
      <w:proofErr w:type="spellStart"/>
      <w:r>
        <w:t>Squared</w:t>
      </w:r>
      <w:proofErr w:type="spellEnd"/>
      <w:r>
        <w:t xml:space="preserve"> einen Wert von 0.4836. </w:t>
      </w:r>
      <w:r w:rsidR="00057E0D">
        <w:t xml:space="preserve">Das heißt, zwischen Murder und </w:t>
      </w:r>
      <w:proofErr w:type="spellStart"/>
      <w:r w:rsidR="003326DA">
        <w:rPr>
          <w:rFonts w:cstheme="minorHAnsi"/>
        </w:rPr>
        <w:t>Illiteracy</w:t>
      </w:r>
      <w:proofErr w:type="spellEnd"/>
      <w:r w:rsidR="003326DA">
        <w:t xml:space="preserve"> </w:t>
      </w:r>
      <w:r w:rsidR="00057E0D">
        <w:t>ist ein schwach positiver linearer Zusammenhang.</w:t>
      </w:r>
    </w:p>
    <w:p w14:paraId="3C0EA609" w14:textId="77777777" w:rsidR="003326DA" w:rsidRDefault="003326DA" w:rsidP="003326DA">
      <w:pPr>
        <w:rPr>
          <w:rFonts w:cstheme="minorHAnsi"/>
        </w:rPr>
      </w:pPr>
      <w:r>
        <w:rPr>
          <w:rFonts w:cstheme="minorHAnsi"/>
        </w:rPr>
        <w:t>Mit F-</w:t>
      </w:r>
      <w:proofErr w:type="spellStart"/>
      <w:r>
        <w:rPr>
          <w:rFonts w:cstheme="minorHAnsi"/>
        </w:rPr>
        <w:t>statistic</w:t>
      </w:r>
      <w:proofErr w:type="spellEnd"/>
      <w:r>
        <w:rPr>
          <w:rFonts w:cstheme="minorHAnsi"/>
        </w:rPr>
        <w:t xml:space="preserve"> (hier: 46,89)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48 Freiheitsgraden mit einem Modell mit einem einzigen Freiheitsgrad, sprich ein einziger MW wird hineingelegt. F-Statistik ist kleiner als 1,258e-08, das heißt lineares Modell ist besser als wenn man nur einen Gesamtmittelwert reinlegt. </w:t>
      </w:r>
    </w:p>
    <w:p w14:paraId="190474AC" w14:textId="77777777" w:rsidR="003326DA" w:rsidRDefault="003326DA" w:rsidP="003326DA">
      <w:pPr>
        <w:rPr>
          <w:rFonts w:cstheme="minorHAnsi"/>
        </w:rPr>
      </w:pPr>
      <w:r>
        <w:rPr>
          <w:rFonts w:cstheme="minorHAnsi"/>
        </w:rPr>
        <w:t>Regressionsgerade:  Murder= 2,3968+4.2575*</w:t>
      </w:r>
      <w:proofErr w:type="spellStart"/>
      <w:r>
        <w:rPr>
          <w:rFonts w:cstheme="minorHAnsi"/>
        </w:rPr>
        <w:t>Illiteracy</w:t>
      </w:r>
      <w:proofErr w:type="spellEnd"/>
      <w:r>
        <w:rPr>
          <w:rFonts w:cstheme="minorHAnsi"/>
        </w:rPr>
        <w:t>.</w:t>
      </w:r>
    </w:p>
    <w:p w14:paraId="5AFCB64F" w14:textId="77777777" w:rsidR="003326DA" w:rsidRPr="003326DA" w:rsidRDefault="003326DA" w:rsidP="003326DA">
      <w:pPr>
        <w:rPr>
          <w:b/>
          <w:u w:val="single"/>
        </w:rPr>
      </w:pPr>
      <w:r w:rsidRPr="003326DA">
        <w:rPr>
          <w:b/>
          <w:u w:val="single"/>
        </w:rPr>
        <w:t xml:space="preserve">Ist das Modell gültig? </w:t>
      </w:r>
    </w:p>
    <w:p w14:paraId="2BEAEE02" w14:textId="77777777" w:rsidR="00994EAC" w:rsidRDefault="00994EAC" w:rsidP="00994EAC"/>
    <w:p w14:paraId="6EB99F7C" w14:textId="77777777" w:rsidR="00994EAC" w:rsidRDefault="00994EAC" w:rsidP="00994EAC">
      <w:r>
        <w:rPr>
          <w:noProof/>
        </w:rPr>
        <w:lastRenderedPageBreak/>
        <w:drawing>
          <wp:inline distT="0" distB="0" distL="0" distR="0" wp14:anchorId="5F904357" wp14:editId="3C745B30">
            <wp:extent cx="2868705" cy="1891030"/>
            <wp:effectExtent l="0" t="0" r="1905"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 vs. Fitted.png"/>
                    <pic:cNvPicPr/>
                  </pic:nvPicPr>
                  <pic:blipFill>
                    <a:blip r:embed="rId31">
                      <a:extLst>
                        <a:ext uri="{28A0092B-C50C-407E-A947-70E740481C1C}">
                          <a14:useLocalDpi xmlns:a14="http://schemas.microsoft.com/office/drawing/2010/main" val="0"/>
                        </a:ext>
                      </a:extLst>
                    </a:blip>
                    <a:stretch>
                      <a:fillRect/>
                    </a:stretch>
                  </pic:blipFill>
                  <pic:spPr>
                    <a:xfrm>
                      <a:off x="0" y="0"/>
                      <a:ext cx="2895548" cy="1908725"/>
                    </a:xfrm>
                    <a:prstGeom prst="rect">
                      <a:avLst/>
                    </a:prstGeom>
                  </pic:spPr>
                </pic:pic>
              </a:graphicData>
            </a:graphic>
          </wp:inline>
        </w:drawing>
      </w:r>
      <w:r>
        <w:rPr>
          <w:noProof/>
        </w:rPr>
        <w:drawing>
          <wp:inline distT="0" distB="0" distL="0" distR="0" wp14:anchorId="56DB2092" wp14:editId="2F7D5C9A">
            <wp:extent cx="2877671" cy="1890659"/>
            <wp:effectExtent l="0" t="0" r="571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plot_Murder_illiteracy.png"/>
                    <pic:cNvPicPr/>
                  </pic:nvPicPr>
                  <pic:blipFill>
                    <a:blip r:embed="rId32">
                      <a:extLst>
                        <a:ext uri="{28A0092B-C50C-407E-A947-70E740481C1C}">
                          <a14:useLocalDpi xmlns:a14="http://schemas.microsoft.com/office/drawing/2010/main" val="0"/>
                        </a:ext>
                      </a:extLst>
                    </a:blip>
                    <a:stretch>
                      <a:fillRect/>
                    </a:stretch>
                  </pic:blipFill>
                  <pic:spPr>
                    <a:xfrm>
                      <a:off x="0" y="0"/>
                      <a:ext cx="2917024" cy="1916514"/>
                    </a:xfrm>
                    <a:prstGeom prst="rect">
                      <a:avLst/>
                    </a:prstGeom>
                  </pic:spPr>
                </pic:pic>
              </a:graphicData>
            </a:graphic>
          </wp:inline>
        </w:drawing>
      </w:r>
      <w:r>
        <w:rPr>
          <w:noProof/>
        </w:rPr>
        <w:drawing>
          <wp:inline distT="0" distB="0" distL="0" distR="0" wp14:anchorId="7756586F" wp14:editId="468B8805">
            <wp:extent cx="2868295" cy="1748117"/>
            <wp:effectExtent l="0" t="0" r="1905"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le-location_Murder_Illiteracy.png"/>
                    <pic:cNvPicPr/>
                  </pic:nvPicPr>
                  <pic:blipFill>
                    <a:blip r:embed="rId33">
                      <a:extLst>
                        <a:ext uri="{28A0092B-C50C-407E-A947-70E740481C1C}">
                          <a14:useLocalDpi xmlns:a14="http://schemas.microsoft.com/office/drawing/2010/main" val="0"/>
                        </a:ext>
                      </a:extLst>
                    </a:blip>
                    <a:stretch>
                      <a:fillRect/>
                    </a:stretch>
                  </pic:blipFill>
                  <pic:spPr>
                    <a:xfrm>
                      <a:off x="0" y="0"/>
                      <a:ext cx="2883074" cy="1757124"/>
                    </a:xfrm>
                    <a:prstGeom prst="rect">
                      <a:avLst/>
                    </a:prstGeom>
                  </pic:spPr>
                </pic:pic>
              </a:graphicData>
            </a:graphic>
          </wp:inline>
        </w:drawing>
      </w:r>
      <w:r>
        <w:rPr>
          <w:noProof/>
        </w:rPr>
        <w:drawing>
          <wp:inline distT="0" distB="0" distL="0" distR="0" wp14:anchorId="71EDFEA8" wp14:editId="524F60E0">
            <wp:extent cx="2835275" cy="1752072"/>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rage_Murder_illiteracy.png"/>
                    <pic:cNvPicPr/>
                  </pic:nvPicPr>
                  <pic:blipFill>
                    <a:blip r:embed="rId34">
                      <a:extLst>
                        <a:ext uri="{28A0092B-C50C-407E-A947-70E740481C1C}">
                          <a14:useLocalDpi xmlns:a14="http://schemas.microsoft.com/office/drawing/2010/main" val="0"/>
                        </a:ext>
                      </a:extLst>
                    </a:blip>
                    <a:stretch>
                      <a:fillRect/>
                    </a:stretch>
                  </pic:blipFill>
                  <pic:spPr>
                    <a:xfrm>
                      <a:off x="0" y="0"/>
                      <a:ext cx="2859013" cy="1766741"/>
                    </a:xfrm>
                    <a:prstGeom prst="rect">
                      <a:avLst/>
                    </a:prstGeom>
                  </pic:spPr>
                </pic:pic>
              </a:graphicData>
            </a:graphic>
          </wp:inline>
        </w:drawing>
      </w:r>
    </w:p>
    <w:p w14:paraId="6228534D" w14:textId="77777777" w:rsidR="00994EAC" w:rsidRPr="002D7C29" w:rsidRDefault="00994EAC" w:rsidP="00994EAC">
      <w:pPr>
        <w:pStyle w:val="StandardWeb"/>
        <w:numPr>
          <w:ilvl w:val="0"/>
          <w:numId w:val="3"/>
        </w:numPr>
        <w:rPr>
          <w:rFonts w:ascii="CMR10" w:hAnsi="CMR10"/>
          <w:sz w:val="22"/>
          <w:szCs w:val="22"/>
        </w:rPr>
      </w:pPr>
      <w:r>
        <w:rPr>
          <w:rFonts w:ascii="CMR10" w:hAnsi="CMR10"/>
          <w:sz w:val="22"/>
          <w:szCs w:val="22"/>
        </w:rPr>
        <w:t xml:space="preserve">Bei dem Plot </w:t>
      </w:r>
      <w:proofErr w:type="spellStart"/>
      <w:r>
        <w:rPr>
          <w:rFonts w:ascii="CMR10" w:hAnsi="CMR10"/>
          <w:sz w:val="22"/>
          <w:szCs w:val="22"/>
        </w:rPr>
        <w:t>Residuals</w:t>
      </w:r>
      <w:proofErr w:type="spellEnd"/>
      <w:r>
        <w:rPr>
          <w:rFonts w:ascii="CMR10" w:hAnsi="CMR10"/>
          <w:sz w:val="22"/>
          <w:szCs w:val="22"/>
        </w:rPr>
        <w:t xml:space="preserve"> vs. </w:t>
      </w:r>
      <w:proofErr w:type="spellStart"/>
      <w:r>
        <w:rPr>
          <w:rFonts w:ascii="CMR10" w:hAnsi="CMR10"/>
          <w:sz w:val="22"/>
          <w:szCs w:val="22"/>
        </w:rPr>
        <w:t>Fitted</w:t>
      </w:r>
      <w:proofErr w:type="spellEnd"/>
      <w:r>
        <w:rPr>
          <w:rFonts w:ascii="CMR10" w:hAnsi="CMR10"/>
          <w:sz w:val="22"/>
          <w:szCs w:val="22"/>
        </w:rPr>
        <w:t xml:space="preserve"> werden die Residuen gegen die vom Model vorhergesagten Werte aufgetragen. Die Linie weist </w:t>
      </w:r>
      <w:proofErr w:type="gramStart"/>
      <w:r>
        <w:rPr>
          <w:rFonts w:ascii="CMR10" w:hAnsi="CMR10"/>
          <w:sz w:val="22"/>
          <w:szCs w:val="22"/>
        </w:rPr>
        <w:t>keine große Sprünge</w:t>
      </w:r>
      <w:proofErr w:type="gramEnd"/>
      <w:r>
        <w:rPr>
          <w:rFonts w:ascii="CMR10" w:hAnsi="CMR10"/>
          <w:sz w:val="22"/>
          <w:szCs w:val="22"/>
        </w:rPr>
        <w:t xml:space="preserve"> auf, was auf eine Homogenität der Daten schließen lässt. Sowohl xi wie auch </w:t>
      </w:r>
      <w:proofErr w:type="spellStart"/>
      <w:r>
        <w:rPr>
          <w:rFonts w:ascii="CMR10" w:hAnsi="CMR10"/>
          <w:sz w:val="22"/>
          <w:szCs w:val="22"/>
        </w:rPr>
        <w:t>xj</w:t>
      </w:r>
      <w:proofErr w:type="spellEnd"/>
      <w:r>
        <w:rPr>
          <w:rFonts w:ascii="CMR10" w:hAnsi="CMR10"/>
          <w:sz w:val="22"/>
          <w:szCs w:val="22"/>
        </w:rPr>
        <w:t xml:space="preserve"> sind unabhängig und unkorreliert und haben keinen linearen Zusammenhang. Dadurch ist die erste Bedingung für die lineare Korrelation erfüllt. Der Erwartungswert der Residuen verläuft bei 0, wodurch die zweite Voraussetzung erfüllt ist. Die Werte sind annähernd gleichmäßig um die Mitte verteilt. Es sind 3 von 50 Werten erkennbar, die außerhalb liegen- diese Anzahl ist jedoch nicht gerechtfertigt. Damit ist auch die 3. Voraussetzung (</w:t>
      </w:r>
      <w:proofErr w:type="spellStart"/>
      <w:r>
        <w:rPr>
          <w:rFonts w:ascii="CMR10" w:hAnsi="CMR10"/>
          <w:sz w:val="22"/>
          <w:szCs w:val="22"/>
        </w:rPr>
        <w:t>iid</w:t>
      </w:r>
      <w:proofErr w:type="spellEnd"/>
      <w:r>
        <w:rPr>
          <w:rFonts w:ascii="CMR10" w:hAnsi="CMR10"/>
          <w:sz w:val="22"/>
          <w:szCs w:val="22"/>
        </w:rPr>
        <w:t xml:space="preserve"> ist gleichmäßig verteilt) erfüllt. </w:t>
      </w:r>
    </w:p>
    <w:p w14:paraId="4010A988" w14:textId="77777777" w:rsidR="00994EAC" w:rsidRDefault="00994EAC" w:rsidP="00994EAC">
      <w:pPr>
        <w:pStyle w:val="StandardWeb"/>
        <w:numPr>
          <w:ilvl w:val="0"/>
          <w:numId w:val="3"/>
        </w:numPr>
        <w:rPr>
          <w:rFonts w:ascii="CMR10" w:hAnsi="CMR10"/>
          <w:sz w:val="22"/>
          <w:szCs w:val="22"/>
        </w:rPr>
      </w:pPr>
      <w:r>
        <w:rPr>
          <w:rFonts w:ascii="CMR10" w:hAnsi="CMR10"/>
          <w:sz w:val="22"/>
          <w:szCs w:val="22"/>
        </w:rPr>
        <w:t xml:space="preserve">Im Quantil-Quantil Plot werden die standardisierten Residuen gegen die Normalverteilung aufgetragen. Die meisten Punkte liegen auf der Gerade, weshalb Normalverteilungshypothese nicht verletzt sein dürfte. </w:t>
      </w:r>
    </w:p>
    <w:p w14:paraId="5A44AA36" w14:textId="77777777" w:rsidR="00994EAC" w:rsidRPr="000E6E41" w:rsidRDefault="00994EAC" w:rsidP="00994EAC">
      <w:pPr>
        <w:numPr>
          <w:ilvl w:val="0"/>
          <w:numId w:val="3"/>
        </w:numPr>
        <w:spacing w:before="100" w:beforeAutospacing="1" w:after="100" w:afterAutospacing="1" w:line="240" w:lineRule="auto"/>
        <w:rPr>
          <w:rFonts w:ascii="CMR10" w:hAnsi="CMR10"/>
        </w:rPr>
      </w:pPr>
      <w:r>
        <w:rPr>
          <w:rFonts w:ascii="CMR10" w:hAnsi="CMR10"/>
        </w:rPr>
        <w:t>Der</w:t>
      </w:r>
      <w:r w:rsidRPr="00935E4F">
        <w:rPr>
          <w:rFonts w:ascii="CMR10" w:hAnsi="CMR10"/>
        </w:rPr>
        <w:t xml:space="preserve"> </w:t>
      </w:r>
      <w:proofErr w:type="spellStart"/>
      <w:r w:rsidRPr="00935E4F">
        <w:rPr>
          <w:rFonts w:ascii="CMR10" w:hAnsi="CMR10"/>
        </w:rPr>
        <w:t>Scale</w:t>
      </w:r>
      <w:proofErr w:type="spellEnd"/>
      <w:r w:rsidRPr="00935E4F">
        <w:rPr>
          <w:rFonts w:ascii="CMR10" w:hAnsi="CMR10"/>
        </w:rPr>
        <w:t xml:space="preserve"> Location Plot</w:t>
      </w:r>
      <w:r>
        <w:rPr>
          <w:rFonts w:ascii="CMR10" w:hAnsi="CMR10"/>
        </w:rPr>
        <w:t xml:space="preserve"> zeigt den Verlauf der Standardabweichung der Residuen über den dargestellten Bereich</w:t>
      </w:r>
      <w:proofErr w:type="gramStart"/>
      <w:r>
        <w:rPr>
          <w:rFonts w:ascii="CMR10" w:hAnsi="CMR10"/>
        </w:rPr>
        <w:t xml:space="preserve">. </w:t>
      </w:r>
      <w:r w:rsidRPr="00935E4F">
        <w:rPr>
          <w:rFonts w:ascii="CMR10" w:hAnsi="CMR10"/>
        </w:rPr>
        <w:t>,</w:t>
      </w:r>
      <w:proofErr w:type="gramEnd"/>
      <w:r w:rsidRPr="00935E4F">
        <w:rPr>
          <w:rFonts w:ascii="CMR10" w:hAnsi="CMR10"/>
        </w:rPr>
        <w:t xml:space="preserve"> der es erm</w:t>
      </w:r>
      <w:r>
        <w:rPr>
          <w:rFonts w:ascii="CMR10" w:hAnsi="CMR10"/>
        </w:rPr>
        <w:t>ö</w:t>
      </w:r>
      <w:r w:rsidRPr="00935E4F">
        <w:rPr>
          <w:rFonts w:ascii="CMR10" w:hAnsi="CMR10"/>
        </w:rPr>
        <w:t xml:space="preserve">glicht zu analysieren, ob die Standardabweichung der Residuen </w:t>
      </w:r>
      <w:r>
        <w:rPr>
          <w:rFonts w:ascii="CMR10" w:hAnsi="CMR10"/>
        </w:rPr>
        <w:t>ü</w:t>
      </w:r>
      <w:r w:rsidRPr="00935E4F">
        <w:rPr>
          <w:rFonts w:ascii="CMR10" w:hAnsi="CMR10"/>
        </w:rPr>
        <w:t>ber den Bereich der erkl</w:t>
      </w:r>
      <w:r>
        <w:rPr>
          <w:rFonts w:ascii="CMR10" w:hAnsi="CMR10"/>
        </w:rPr>
        <w:t>ä</w:t>
      </w:r>
      <w:r w:rsidRPr="00935E4F">
        <w:rPr>
          <w:rFonts w:ascii="CMR10" w:hAnsi="CMR10"/>
        </w:rPr>
        <w:t xml:space="preserve">rten Variable gleich bleibt. </w:t>
      </w:r>
      <w:r>
        <w:rPr>
          <w:rFonts w:ascii="CMR10" w:hAnsi="CMR10"/>
        </w:rPr>
        <w:t>Der Verlauf der zeigt keine Anzeichen dafür, dass die Varianzen nicht einheitlich verlaufen würden</w:t>
      </w:r>
      <w:proofErr w:type="gramStart"/>
      <w:r>
        <w:rPr>
          <w:rFonts w:ascii="CMR10" w:hAnsi="CMR10"/>
        </w:rPr>
        <w:t>. ,</w:t>
      </w:r>
      <w:proofErr w:type="gramEnd"/>
      <w:r>
        <w:rPr>
          <w:rFonts w:ascii="CMR10" w:hAnsi="CMR10"/>
        </w:rPr>
        <w:t xml:space="preserve"> Daher ist Homoskedastizität gegeben und somit auch die 4. Voraussetzung erfüllt. Die Staaten Rhode Island, Michigan und Nevada sind im </w:t>
      </w:r>
      <w:proofErr w:type="spellStart"/>
      <w:r>
        <w:rPr>
          <w:rFonts w:ascii="CMR10" w:hAnsi="CMR10"/>
        </w:rPr>
        <w:t>QQPlot</w:t>
      </w:r>
      <w:proofErr w:type="spellEnd"/>
      <w:r>
        <w:rPr>
          <w:rFonts w:ascii="CMR10" w:hAnsi="CMR10"/>
        </w:rPr>
        <w:t xml:space="preserve"> als Ausreißer markiert, alle andere Staaten liegen jedoch auf der Gerade, </w:t>
      </w:r>
      <w:proofErr w:type="spellStart"/>
      <w:r>
        <w:rPr>
          <w:rFonts w:ascii="CMR10" w:hAnsi="CMR10"/>
        </w:rPr>
        <w:t>weßhalb</w:t>
      </w:r>
      <w:proofErr w:type="spellEnd"/>
      <w:r>
        <w:rPr>
          <w:rFonts w:ascii="CMR10" w:hAnsi="CMR10"/>
        </w:rPr>
        <w:t xml:space="preserve"> von einer Normalverteilung ausgegangen werden kann. Diese erfüllt Voraussetzung 5.</w:t>
      </w:r>
    </w:p>
    <w:p w14:paraId="1742B15C" w14:textId="77777777" w:rsidR="00994EAC" w:rsidRDefault="00994EAC" w:rsidP="00994EAC">
      <w:pPr>
        <w:pStyle w:val="StandardWeb"/>
        <w:numPr>
          <w:ilvl w:val="0"/>
          <w:numId w:val="3"/>
        </w:numPr>
      </w:pPr>
      <w:r>
        <w:rPr>
          <w:rFonts w:ascii="CMR10" w:hAnsi="CMR10"/>
          <w:sz w:val="22"/>
          <w:szCs w:val="22"/>
        </w:rPr>
        <w:t xml:space="preserve">Die </w:t>
      </w:r>
      <w:proofErr w:type="spellStart"/>
      <w:proofErr w:type="gramStart"/>
      <w:r>
        <w:rPr>
          <w:rFonts w:ascii="CMR10" w:hAnsi="CMR10"/>
          <w:sz w:val="22"/>
          <w:szCs w:val="22"/>
        </w:rPr>
        <w:t>Cook`s</w:t>
      </w:r>
      <w:proofErr w:type="spellEnd"/>
      <w:proofErr w:type="gramEnd"/>
      <w:r>
        <w:rPr>
          <w:rFonts w:ascii="CMR10" w:hAnsi="CMR10"/>
          <w:sz w:val="22"/>
          <w:szCs w:val="22"/>
        </w:rPr>
        <w:t xml:space="preserve"> Distanz analysiert die Datenpunkte und gewichtet diese. Wenn sich Datenpunkte im Datensatz befinden, welche signifikant zu einem anderen Ergebnis führen würden, werden diese in Form einer Distanz angezeigt. Werte mit einer höheren Distanz als „1“ werden als besorgniserregend bezeichnet, da sie zu einem „aushebeln“ bzw. Kippen der Gerade führe könnte (Hebelwirkung). Keiner der Datenpunkte in dem gezeigten Plot weist eine Distanz von ±1 auf. </w:t>
      </w:r>
    </w:p>
    <w:p w14:paraId="749AE4CB" w14:textId="77777777" w:rsidR="00994EAC" w:rsidRDefault="00994EAC"/>
    <w:p w14:paraId="75483FCC" w14:textId="77777777" w:rsidR="005D0B9A" w:rsidRPr="005D0B9A" w:rsidRDefault="00AE11D8" w:rsidP="005D0B9A">
      <w:r>
        <w:t>4.</w:t>
      </w:r>
    </w:p>
    <w:p w14:paraId="6FC45F48" w14:textId="77777777" w:rsidR="006956E9" w:rsidRDefault="006956E9" w:rsidP="006956E9">
      <w:r>
        <w:lastRenderedPageBreak/>
        <w:t>Hypothesentestung:</w:t>
      </w:r>
    </w:p>
    <w:p w14:paraId="5B8835D4" w14:textId="77777777" w:rsidR="006956E9" w:rsidRDefault="006956E9" w:rsidP="006956E9">
      <w:r>
        <w:t>H0: es gibt keinen linearen Zusammenhang.</w:t>
      </w:r>
    </w:p>
    <w:p w14:paraId="1385FCC8" w14:textId="77777777" w:rsidR="006956E9" w:rsidRDefault="006956E9" w:rsidP="006956E9">
      <w:r w:rsidRPr="00F71365">
        <w:t>HA</w:t>
      </w:r>
      <w:r>
        <w:t>:</w:t>
      </w:r>
      <w:r w:rsidRPr="00F71365">
        <w:t xml:space="preserve"> es gibt einen l</w:t>
      </w:r>
      <w:r>
        <w:t>inearen Zusammenhang.</w:t>
      </w:r>
    </w:p>
    <w:p w14:paraId="163F3450" w14:textId="77777777" w:rsidR="006956E9" w:rsidRPr="006956E9" w:rsidRDefault="006956E9">
      <w:pPr>
        <w:rPr>
          <w:b/>
          <w:u w:val="single"/>
        </w:rPr>
      </w:pPr>
      <w:r w:rsidRPr="00037180">
        <w:rPr>
          <w:b/>
          <w:u w:val="single"/>
        </w:rPr>
        <w:t>Wie gut ist das Modell?</w:t>
      </w:r>
    </w:p>
    <w:p w14:paraId="11C6A89F"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557684">
        <w:rPr>
          <w:rFonts w:ascii="Lucida Console" w:eastAsia="Times New Roman" w:hAnsi="Lucida Console" w:cs="Courier New"/>
          <w:color w:val="0000FF"/>
          <w:sz w:val="20"/>
          <w:szCs w:val="20"/>
          <w:lang w:val="en-US" w:eastAsia="de-AT"/>
        </w:rPr>
        <w:t xml:space="preserve">&gt; model&lt;- </w:t>
      </w:r>
      <w:proofErr w:type="spellStart"/>
      <w:proofErr w:type="gramStart"/>
      <w:r w:rsidRPr="00557684">
        <w:rPr>
          <w:rFonts w:ascii="Lucida Console" w:eastAsia="Times New Roman" w:hAnsi="Lucida Console" w:cs="Courier New"/>
          <w:color w:val="0000FF"/>
          <w:sz w:val="20"/>
          <w:szCs w:val="20"/>
          <w:lang w:val="en-US" w:eastAsia="de-AT"/>
        </w:rPr>
        <w:t>lm</w:t>
      </w:r>
      <w:proofErr w:type="spellEnd"/>
      <w:r w:rsidRPr="00557684">
        <w:rPr>
          <w:rFonts w:ascii="Lucida Console" w:eastAsia="Times New Roman" w:hAnsi="Lucida Console" w:cs="Courier New"/>
          <w:color w:val="0000FF"/>
          <w:sz w:val="20"/>
          <w:szCs w:val="20"/>
          <w:lang w:val="en-US" w:eastAsia="de-AT"/>
        </w:rPr>
        <w:t>(</w:t>
      </w:r>
      <w:proofErr w:type="spellStart"/>
      <w:proofErr w:type="gramEnd"/>
      <w:r w:rsidRPr="00557684">
        <w:rPr>
          <w:rFonts w:ascii="Lucida Console" w:eastAsia="Times New Roman" w:hAnsi="Lucida Console" w:cs="Courier New"/>
          <w:color w:val="0000FF"/>
          <w:sz w:val="20"/>
          <w:szCs w:val="20"/>
          <w:lang w:val="en-US" w:eastAsia="de-AT"/>
        </w:rPr>
        <w:t>lakehurondata$x~lakehuron$year</w:t>
      </w:r>
      <w:proofErr w:type="spellEnd"/>
      <w:r w:rsidRPr="00557684">
        <w:rPr>
          <w:rFonts w:ascii="Lucida Console" w:eastAsia="Times New Roman" w:hAnsi="Lucida Console" w:cs="Courier New"/>
          <w:color w:val="0000FF"/>
          <w:sz w:val="20"/>
          <w:szCs w:val="20"/>
          <w:lang w:val="en-US" w:eastAsia="de-AT"/>
        </w:rPr>
        <w:t xml:space="preserve">, data = </w:t>
      </w:r>
      <w:proofErr w:type="spellStart"/>
      <w:r w:rsidRPr="00557684">
        <w:rPr>
          <w:rFonts w:ascii="Lucida Console" w:eastAsia="Times New Roman" w:hAnsi="Lucida Console" w:cs="Courier New"/>
          <w:color w:val="0000FF"/>
          <w:sz w:val="20"/>
          <w:szCs w:val="20"/>
          <w:lang w:val="en-US" w:eastAsia="de-AT"/>
        </w:rPr>
        <w:t>LakeHuron</w:t>
      </w:r>
      <w:proofErr w:type="spellEnd"/>
      <w:r w:rsidRPr="00557684">
        <w:rPr>
          <w:rFonts w:ascii="Lucida Console" w:eastAsia="Times New Roman" w:hAnsi="Lucida Console" w:cs="Courier New"/>
          <w:color w:val="0000FF"/>
          <w:sz w:val="20"/>
          <w:szCs w:val="20"/>
          <w:lang w:val="en-US" w:eastAsia="de-AT"/>
        </w:rPr>
        <w:t>)</w:t>
      </w:r>
    </w:p>
    <w:p w14:paraId="0D3FA126"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557684">
        <w:rPr>
          <w:rFonts w:ascii="Lucida Console" w:eastAsia="Times New Roman" w:hAnsi="Lucida Console" w:cs="Courier New"/>
          <w:color w:val="0000FF"/>
          <w:sz w:val="20"/>
          <w:szCs w:val="20"/>
          <w:lang w:val="en-US" w:eastAsia="de-AT"/>
        </w:rPr>
        <w:t>&gt; summary(model)</w:t>
      </w:r>
    </w:p>
    <w:p w14:paraId="5D15E9EC"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2CBBE8A3"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Call:</w:t>
      </w:r>
    </w:p>
    <w:p w14:paraId="3FD89041"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proofErr w:type="gramStart"/>
      <w:r w:rsidRPr="00557684">
        <w:rPr>
          <w:rFonts w:ascii="Lucida Console" w:eastAsia="Times New Roman" w:hAnsi="Lucida Console" w:cs="Courier New"/>
          <w:color w:val="000000"/>
          <w:sz w:val="20"/>
          <w:szCs w:val="20"/>
          <w:bdr w:val="none" w:sz="0" w:space="0" w:color="auto" w:frame="1"/>
          <w:lang w:val="en-US" w:eastAsia="de-AT"/>
        </w:rPr>
        <w:t>lm</w:t>
      </w:r>
      <w:proofErr w:type="spellEnd"/>
      <w:r w:rsidRPr="00557684">
        <w:rPr>
          <w:rFonts w:ascii="Lucida Console" w:eastAsia="Times New Roman" w:hAnsi="Lucida Console" w:cs="Courier New"/>
          <w:color w:val="000000"/>
          <w:sz w:val="20"/>
          <w:szCs w:val="20"/>
          <w:bdr w:val="none" w:sz="0" w:space="0" w:color="auto" w:frame="1"/>
          <w:lang w:val="en-US" w:eastAsia="de-AT"/>
        </w:rPr>
        <w:t>(</w:t>
      </w:r>
      <w:proofErr w:type="gramEnd"/>
      <w:r w:rsidRPr="00557684">
        <w:rPr>
          <w:rFonts w:ascii="Lucida Console" w:eastAsia="Times New Roman" w:hAnsi="Lucida Console" w:cs="Courier New"/>
          <w:color w:val="000000"/>
          <w:sz w:val="20"/>
          <w:szCs w:val="20"/>
          <w:bdr w:val="none" w:sz="0" w:space="0" w:color="auto" w:frame="1"/>
          <w:lang w:val="en-US" w:eastAsia="de-AT"/>
        </w:rPr>
        <w:t xml:space="preserve">formula = </w:t>
      </w:r>
      <w:proofErr w:type="spellStart"/>
      <w:r w:rsidRPr="00557684">
        <w:rPr>
          <w:rFonts w:ascii="Lucida Console" w:eastAsia="Times New Roman" w:hAnsi="Lucida Console" w:cs="Courier New"/>
          <w:color w:val="000000"/>
          <w:sz w:val="20"/>
          <w:szCs w:val="20"/>
          <w:bdr w:val="none" w:sz="0" w:space="0" w:color="auto" w:frame="1"/>
          <w:lang w:val="en-US" w:eastAsia="de-AT"/>
        </w:rPr>
        <w:t>lakehurondata$x</w:t>
      </w:r>
      <w:proofErr w:type="spellEnd"/>
      <w:r w:rsidRPr="00557684">
        <w:rPr>
          <w:rFonts w:ascii="Lucida Console" w:eastAsia="Times New Roman" w:hAnsi="Lucida Console" w:cs="Courier New"/>
          <w:color w:val="000000"/>
          <w:sz w:val="20"/>
          <w:szCs w:val="20"/>
          <w:bdr w:val="none" w:sz="0" w:space="0" w:color="auto" w:frame="1"/>
          <w:lang w:val="en-US" w:eastAsia="de-AT"/>
        </w:rPr>
        <w:t xml:space="preserve"> ~ </w:t>
      </w:r>
      <w:proofErr w:type="spellStart"/>
      <w:r w:rsidRPr="00557684">
        <w:rPr>
          <w:rFonts w:ascii="Lucida Console" w:eastAsia="Times New Roman" w:hAnsi="Lucida Console" w:cs="Courier New"/>
          <w:color w:val="000000"/>
          <w:sz w:val="20"/>
          <w:szCs w:val="20"/>
          <w:bdr w:val="none" w:sz="0" w:space="0" w:color="auto" w:frame="1"/>
          <w:lang w:val="en-US" w:eastAsia="de-AT"/>
        </w:rPr>
        <w:t>lakehuron$year</w:t>
      </w:r>
      <w:proofErr w:type="spellEnd"/>
      <w:r w:rsidRPr="00557684">
        <w:rPr>
          <w:rFonts w:ascii="Lucida Console" w:eastAsia="Times New Roman" w:hAnsi="Lucida Console" w:cs="Courier New"/>
          <w:color w:val="000000"/>
          <w:sz w:val="20"/>
          <w:szCs w:val="20"/>
          <w:bdr w:val="none" w:sz="0" w:space="0" w:color="auto" w:frame="1"/>
          <w:lang w:val="en-US" w:eastAsia="de-AT"/>
        </w:rPr>
        <w:t xml:space="preserve">, data = </w:t>
      </w:r>
      <w:proofErr w:type="spellStart"/>
      <w:r w:rsidRPr="00557684">
        <w:rPr>
          <w:rFonts w:ascii="Lucida Console" w:eastAsia="Times New Roman" w:hAnsi="Lucida Console" w:cs="Courier New"/>
          <w:color w:val="000000"/>
          <w:sz w:val="20"/>
          <w:szCs w:val="20"/>
          <w:bdr w:val="none" w:sz="0" w:space="0" w:color="auto" w:frame="1"/>
          <w:lang w:val="en-US" w:eastAsia="de-AT"/>
        </w:rPr>
        <w:t>LakeHuron</w:t>
      </w:r>
      <w:proofErr w:type="spellEnd"/>
      <w:r w:rsidRPr="00557684">
        <w:rPr>
          <w:rFonts w:ascii="Lucida Console" w:eastAsia="Times New Roman" w:hAnsi="Lucida Console" w:cs="Courier New"/>
          <w:color w:val="000000"/>
          <w:sz w:val="20"/>
          <w:szCs w:val="20"/>
          <w:bdr w:val="none" w:sz="0" w:space="0" w:color="auto" w:frame="1"/>
          <w:lang w:val="en-US" w:eastAsia="de-AT"/>
        </w:rPr>
        <w:t>)</w:t>
      </w:r>
    </w:p>
    <w:p w14:paraId="7222DBB0"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3E52D31E"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Residuals:</w:t>
      </w:r>
    </w:p>
    <w:p w14:paraId="0A79FA32"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 xml:space="preserve">     Min       1Q   Median       3Q      Max </w:t>
      </w:r>
    </w:p>
    <w:p w14:paraId="048010E8"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-2.50997 -0.</w:t>
      </w:r>
      <w:proofErr w:type="gramStart"/>
      <w:r w:rsidRPr="00557684">
        <w:rPr>
          <w:rFonts w:ascii="Lucida Console" w:eastAsia="Times New Roman" w:hAnsi="Lucida Console" w:cs="Courier New"/>
          <w:color w:val="000000"/>
          <w:sz w:val="20"/>
          <w:szCs w:val="20"/>
          <w:bdr w:val="none" w:sz="0" w:space="0" w:color="auto" w:frame="1"/>
          <w:lang w:val="en-US" w:eastAsia="de-AT"/>
        </w:rPr>
        <w:t>72726  0.00083</w:t>
      </w:r>
      <w:proofErr w:type="gramEnd"/>
      <w:r w:rsidRPr="00557684">
        <w:rPr>
          <w:rFonts w:ascii="Lucida Console" w:eastAsia="Times New Roman" w:hAnsi="Lucida Console" w:cs="Courier New"/>
          <w:color w:val="000000"/>
          <w:sz w:val="20"/>
          <w:szCs w:val="20"/>
          <w:bdr w:val="none" w:sz="0" w:space="0" w:color="auto" w:frame="1"/>
          <w:lang w:val="en-US" w:eastAsia="de-AT"/>
        </w:rPr>
        <w:t xml:space="preserve">  0.74402  2.53565 </w:t>
      </w:r>
    </w:p>
    <w:p w14:paraId="4015455C"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0B12B34A"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Coefficients:</w:t>
      </w:r>
    </w:p>
    <w:p w14:paraId="6774E1B1"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 xml:space="preserve">                 Estimate Std. Error t value </w:t>
      </w:r>
      <w:proofErr w:type="spellStart"/>
      <w:r w:rsidRPr="00557684">
        <w:rPr>
          <w:rFonts w:ascii="Lucida Console" w:eastAsia="Times New Roman" w:hAnsi="Lucida Console" w:cs="Courier New"/>
          <w:color w:val="000000"/>
          <w:sz w:val="20"/>
          <w:szCs w:val="20"/>
          <w:bdr w:val="none" w:sz="0" w:space="0" w:color="auto" w:frame="1"/>
          <w:lang w:val="en-US" w:eastAsia="de-AT"/>
        </w:rPr>
        <w:t>Pr</w:t>
      </w:r>
      <w:proofErr w:type="spellEnd"/>
      <w:r w:rsidRPr="00557684">
        <w:rPr>
          <w:rFonts w:ascii="Lucida Console" w:eastAsia="Times New Roman" w:hAnsi="Lucida Console" w:cs="Courier New"/>
          <w:color w:val="000000"/>
          <w:sz w:val="20"/>
          <w:szCs w:val="20"/>
          <w:bdr w:val="none" w:sz="0" w:space="0" w:color="auto" w:frame="1"/>
          <w:lang w:val="en-US" w:eastAsia="de-AT"/>
        </w:rPr>
        <w:t xml:space="preserve">(&gt;|t|)    </w:t>
      </w:r>
    </w:p>
    <w:p w14:paraId="0A032BE7"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w:t>
      </w:r>
      <w:proofErr w:type="gramStart"/>
      <w:r w:rsidRPr="00557684">
        <w:rPr>
          <w:rFonts w:ascii="Lucida Console" w:eastAsia="Times New Roman" w:hAnsi="Lucida Console" w:cs="Courier New"/>
          <w:color w:val="000000"/>
          <w:sz w:val="20"/>
          <w:szCs w:val="20"/>
          <w:bdr w:val="none" w:sz="0" w:space="0" w:color="auto" w:frame="1"/>
          <w:lang w:val="en-US" w:eastAsia="de-AT"/>
        </w:rPr>
        <w:t xml:space="preserve">Intercept)   </w:t>
      </w:r>
      <w:proofErr w:type="gramEnd"/>
      <w:r w:rsidRPr="00557684">
        <w:rPr>
          <w:rFonts w:ascii="Lucida Console" w:eastAsia="Times New Roman" w:hAnsi="Lucida Console" w:cs="Courier New"/>
          <w:color w:val="000000"/>
          <w:sz w:val="20"/>
          <w:szCs w:val="20"/>
          <w:bdr w:val="none" w:sz="0" w:space="0" w:color="auto" w:frame="1"/>
          <w:lang w:val="en-US" w:eastAsia="de-AT"/>
        </w:rPr>
        <w:t xml:space="preserve"> 625.554918   7.764293  80.568  &lt; 2e-16 ***</w:t>
      </w:r>
    </w:p>
    <w:p w14:paraId="36B80646"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557684">
        <w:rPr>
          <w:rFonts w:ascii="Lucida Console" w:eastAsia="Times New Roman" w:hAnsi="Lucida Console" w:cs="Courier New"/>
          <w:color w:val="000000"/>
          <w:sz w:val="20"/>
          <w:szCs w:val="20"/>
          <w:bdr w:val="none" w:sz="0" w:space="0" w:color="auto" w:frame="1"/>
          <w:lang w:val="en-US" w:eastAsia="de-AT"/>
        </w:rPr>
        <w:t>lakehuron$</w:t>
      </w:r>
      <w:proofErr w:type="gramStart"/>
      <w:r w:rsidRPr="00557684">
        <w:rPr>
          <w:rFonts w:ascii="Lucida Console" w:eastAsia="Times New Roman" w:hAnsi="Lucida Console" w:cs="Courier New"/>
          <w:color w:val="000000"/>
          <w:sz w:val="20"/>
          <w:szCs w:val="20"/>
          <w:bdr w:val="none" w:sz="0" w:space="0" w:color="auto" w:frame="1"/>
          <w:lang w:val="en-US" w:eastAsia="de-AT"/>
        </w:rPr>
        <w:t>year</w:t>
      </w:r>
      <w:proofErr w:type="spellEnd"/>
      <w:r w:rsidRPr="00557684">
        <w:rPr>
          <w:rFonts w:ascii="Lucida Console" w:eastAsia="Times New Roman" w:hAnsi="Lucida Console" w:cs="Courier New"/>
          <w:color w:val="000000"/>
          <w:sz w:val="20"/>
          <w:szCs w:val="20"/>
          <w:bdr w:val="none" w:sz="0" w:space="0" w:color="auto" w:frame="1"/>
          <w:lang w:val="en-US" w:eastAsia="de-AT"/>
        </w:rPr>
        <w:t xml:space="preserve">  -</w:t>
      </w:r>
      <w:proofErr w:type="gramEnd"/>
      <w:r w:rsidRPr="00557684">
        <w:rPr>
          <w:rFonts w:ascii="Lucida Console" w:eastAsia="Times New Roman" w:hAnsi="Lucida Console" w:cs="Courier New"/>
          <w:color w:val="000000"/>
          <w:sz w:val="20"/>
          <w:szCs w:val="20"/>
          <w:bdr w:val="none" w:sz="0" w:space="0" w:color="auto" w:frame="1"/>
          <w:lang w:val="en-US" w:eastAsia="de-AT"/>
        </w:rPr>
        <w:t>0.024201   0.004036  -5.996 3.55e-08 ***</w:t>
      </w:r>
    </w:p>
    <w:p w14:paraId="4CD57E9A"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w:t>
      </w:r>
    </w:p>
    <w:p w14:paraId="3566A540"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spellStart"/>
      <w:r w:rsidRPr="00557684">
        <w:rPr>
          <w:rFonts w:ascii="Lucida Console" w:eastAsia="Times New Roman" w:hAnsi="Lucida Console" w:cs="Courier New"/>
          <w:color w:val="000000"/>
          <w:sz w:val="20"/>
          <w:szCs w:val="20"/>
          <w:bdr w:val="none" w:sz="0" w:space="0" w:color="auto" w:frame="1"/>
          <w:lang w:val="en-US" w:eastAsia="de-AT"/>
        </w:rPr>
        <w:t>Signif</w:t>
      </w:r>
      <w:proofErr w:type="spellEnd"/>
      <w:r w:rsidRPr="00557684">
        <w:rPr>
          <w:rFonts w:ascii="Lucida Console" w:eastAsia="Times New Roman" w:hAnsi="Lucida Console" w:cs="Courier New"/>
          <w:color w:val="000000"/>
          <w:sz w:val="20"/>
          <w:szCs w:val="20"/>
          <w:bdr w:val="none" w:sz="0" w:space="0" w:color="auto" w:frame="1"/>
          <w:lang w:val="en-US" w:eastAsia="de-AT"/>
        </w:rPr>
        <w:t xml:space="preserve">. codes:  0 ‘***’ 0.001 ‘**’ 0.01 ‘*’ 0.05 ‘.’ 0.1 </w:t>
      </w:r>
      <w:proofErr w:type="gramStart"/>
      <w:r w:rsidRPr="00557684">
        <w:rPr>
          <w:rFonts w:ascii="Lucida Console" w:eastAsia="Times New Roman" w:hAnsi="Lucida Console" w:cs="Courier New"/>
          <w:color w:val="000000"/>
          <w:sz w:val="20"/>
          <w:szCs w:val="20"/>
          <w:bdr w:val="none" w:sz="0" w:space="0" w:color="auto" w:frame="1"/>
          <w:lang w:val="en-US" w:eastAsia="de-AT"/>
        </w:rPr>
        <w:t>‘ ’</w:t>
      </w:r>
      <w:proofErr w:type="gramEnd"/>
      <w:r w:rsidRPr="00557684">
        <w:rPr>
          <w:rFonts w:ascii="Lucida Console" w:eastAsia="Times New Roman" w:hAnsi="Lucida Console" w:cs="Courier New"/>
          <w:color w:val="000000"/>
          <w:sz w:val="20"/>
          <w:szCs w:val="20"/>
          <w:bdr w:val="none" w:sz="0" w:space="0" w:color="auto" w:frame="1"/>
          <w:lang w:val="en-US" w:eastAsia="de-AT"/>
        </w:rPr>
        <w:t xml:space="preserve"> 1</w:t>
      </w:r>
    </w:p>
    <w:p w14:paraId="3DDE50C8"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14CDDBE8"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Residual standard error: 1.13 on 96 degrees of freedom</w:t>
      </w:r>
    </w:p>
    <w:p w14:paraId="3879FF31"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Multiple R-squared:  0.2725,</w:t>
      </w:r>
      <w:r w:rsidRPr="00557684">
        <w:rPr>
          <w:rFonts w:ascii="Lucida Console" w:eastAsia="Times New Roman" w:hAnsi="Lucida Console" w:cs="Courier New"/>
          <w:color w:val="000000"/>
          <w:sz w:val="20"/>
          <w:szCs w:val="20"/>
          <w:bdr w:val="none" w:sz="0" w:space="0" w:color="auto" w:frame="1"/>
          <w:lang w:val="en-US" w:eastAsia="de-AT"/>
        </w:rPr>
        <w:tab/>
        <w:t>Adjusted R-s</w:t>
      </w:r>
      <w:bookmarkStart w:id="49" w:name="_GoBack"/>
      <w:bookmarkEnd w:id="49"/>
      <w:r w:rsidRPr="00557684">
        <w:rPr>
          <w:rFonts w:ascii="Lucida Console" w:eastAsia="Times New Roman" w:hAnsi="Lucida Console" w:cs="Courier New"/>
          <w:color w:val="000000"/>
          <w:sz w:val="20"/>
          <w:szCs w:val="20"/>
          <w:bdr w:val="none" w:sz="0" w:space="0" w:color="auto" w:frame="1"/>
          <w:lang w:val="en-US" w:eastAsia="de-AT"/>
        </w:rPr>
        <w:t xml:space="preserve">quared:  0.2649 </w:t>
      </w:r>
    </w:p>
    <w:p w14:paraId="3B3FBF36" w14:textId="77777777" w:rsidR="00557684" w:rsidRP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57684">
        <w:rPr>
          <w:rFonts w:ascii="Lucida Console" w:eastAsia="Times New Roman" w:hAnsi="Lucida Console" w:cs="Courier New"/>
          <w:color w:val="000000"/>
          <w:sz w:val="20"/>
          <w:szCs w:val="20"/>
          <w:bdr w:val="none" w:sz="0" w:space="0" w:color="auto" w:frame="1"/>
          <w:lang w:val="en-US" w:eastAsia="de-AT"/>
        </w:rPr>
        <w:t xml:space="preserve">F-statistic: 35.95 on 1 and 96 </w:t>
      </w:r>
      <w:proofErr w:type="gramStart"/>
      <w:r w:rsidRPr="00557684">
        <w:rPr>
          <w:rFonts w:ascii="Lucida Console" w:eastAsia="Times New Roman" w:hAnsi="Lucida Console" w:cs="Courier New"/>
          <w:color w:val="000000"/>
          <w:sz w:val="20"/>
          <w:szCs w:val="20"/>
          <w:bdr w:val="none" w:sz="0" w:space="0" w:color="auto" w:frame="1"/>
          <w:lang w:val="en-US" w:eastAsia="de-AT"/>
        </w:rPr>
        <w:t>DF,  p</w:t>
      </w:r>
      <w:proofErr w:type="gramEnd"/>
      <w:r w:rsidRPr="00557684">
        <w:rPr>
          <w:rFonts w:ascii="Lucida Console" w:eastAsia="Times New Roman" w:hAnsi="Lucida Console" w:cs="Courier New"/>
          <w:color w:val="000000"/>
          <w:sz w:val="20"/>
          <w:szCs w:val="20"/>
          <w:bdr w:val="none" w:sz="0" w:space="0" w:color="auto" w:frame="1"/>
          <w:lang w:val="en-US" w:eastAsia="de-AT"/>
        </w:rPr>
        <w:t>-value: 3.545e-08</w:t>
      </w:r>
    </w:p>
    <w:p w14:paraId="17974E3D" w14:textId="77777777" w:rsidR="00557684" w:rsidRDefault="00557684"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14:paraId="22A148E9" w14:textId="77777777" w:rsidR="006956E9" w:rsidRDefault="006956E9" w:rsidP="006956E9">
      <w:pPr>
        <w:rPr>
          <w:rFonts w:cstheme="minorHAnsi"/>
        </w:rPr>
      </w:pPr>
      <w:r w:rsidRPr="00654061">
        <w:rPr>
          <w:rFonts w:cstheme="minorHAnsi"/>
        </w:rPr>
        <w:t xml:space="preserve">Residuen </w:t>
      </w:r>
      <w:r>
        <w:rPr>
          <w:rFonts w:cstheme="minorHAnsi"/>
        </w:rPr>
        <w:t xml:space="preserve">sind Abweichungen der Punkte von der Gerade. Das heißt die senkrechte Entfernung der schwarzen Punkte (Daten) von der Gerade. </w:t>
      </w:r>
      <w:r w:rsidRPr="00654061">
        <w:rPr>
          <w:rFonts w:cstheme="minorHAnsi"/>
        </w:rPr>
        <w:t>Median</w:t>
      </w:r>
      <w:r>
        <w:rPr>
          <w:rFonts w:cstheme="minorHAnsi"/>
        </w:rPr>
        <w:t xml:space="preserve"> ist 0,00083 und liegt aber in Relation zu Min bis Max sehr nahe bei null. Der Erwartungswert der Residuen liegt nahe bei null. Median muss im Vergleich zu 1Q. und 3. Q nahe bei null liegen (</w:t>
      </w:r>
      <w:r w:rsidRPr="00654061">
        <w:rPr>
          <w:rFonts w:cstheme="minorHAnsi"/>
        </w:rPr>
        <w:t>Voraussetzung: IE [</w:t>
      </w:r>
      <w:r>
        <w:rPr>
          <w:rFonts w:cstheme="minorHAnsi"/>
        </w:rPr>
        <w:t>E</w:t>
      </w:r>
      <w:r w:rsidRPr="00654061">
        <w:rPr>
          <w:rFonts w:cstheme="minorHAnsi"/>
        </w:rPr>
        <w:t>i] = 0</w:t>
      </w:r>
      <w:r>
        <w:rPr>
          <w:rFonts w:cstheme="minorHAnsi"/>
        </w:rPr>
        <w:t>).</w:t>
      </w:r>
    </w:p>
    <w:p w14:paraId="2076E8D0" w14:textId="77777777" w:rsidR="006956E9" w:rsidRPr="00140AD9" w:rsidRDefault="006956E9" w:rsidP="006956E9">
      <w:pPr>
        <w:rPr>
          <w:rFonts w:cstheme="minorHAnsi"/>
        </w:rPr>
      </w:pPr>
      <w:proofErr w:type="spellStart"/>
      <w:r w:rsidRPr="00654061">
        <w:rPr>
          <w:rFonts w:cstheme="minorHAnsi"/>
        </w:rPr>
        <w:t>Intercept</w:t>
      </w:r>
      <w:proofErr w:type="spellEnd"/>
      <w:r>
        <w:rPr>
          <w:rFonts w:cstheme="minorHAnsi"/>
        </w:rPr>
        <w:t xml:space="preserve"> (</w:t>
      </w:r>
      <w:proofErr w:type="spellStart"/>
      <w:r>
        <w:rPr>
          <w:rFonts w:cstheme="minorHAnsi"/>
        </w:rPr>
        <w:t>alpha</w:t>
      </w:r>
      <w:proofErr w:type="spellEnd"/>
      <w:r>
        <w:rPr>
          <w:rFonts w:cstheme="minorHAnsi"/>
        </w:rPr>
        <w:t xml:space="preserve">) ist der Wert, wo die Gerade die y-Achse schneidet (hier: 625,555). Standradfehler/Standardabweichung liegt bei 7,7643. Grundsätzlich gilt: je größer die Standardabweichung, desto größer die Gefahr, dass die null mit drinnen liegt. P-Wert von 2e-16 liegt unterhalb von 5% des </w:t>
      </w:r>
      <w:proofErr w:type="spellStart"/>
      <w:r>
        <w:rPr>
          <w:rFonts w:cstheme="minorHAnsi"/>
        </w:rPr>
        <w:t>Signifikantsniveau</w:t>
      </w:r>
      <w:proofErr w:type="spellEnd"/>
      <w:r>
        <w:rPr>
          <w:rFonts w:cstheme="minorHAnsi"/>
        </w:rPr>
        <w:t xml:space="preserve">. H0 kann verworfen werden, da Achsenabschnitt hoch signifikant ist. Geschätzter </w:t>
      </w:r>
      <w:proofErr w:type="spellStart"/>
      <w:r>
        <w:rPr>
          <w:rFonts w:cstheme="minorHAnsi"/>
        </w:rPr>
        <w:t>Koefficient</w:t>
      </w:r>
      <w:proofErr w:type="spellEnd"/>
      <w:r>
        <w:rPr>
          <w:rFonts w:cstheme="minorHAnsi"/>
        </w:rPr>
        <w:t xml:space="preserve"> </w:t>
      </w:r>
      <w:proofErr w:type="spellStart"/>
      <w:r>
        <w:rPr>
          <w:rFonts w:cstheme="minorHAnsi"/>
        </w:rPr>
        <w:t>year</w:t>
      </w:r>
      <w:proofErr w:type="spellEnd"/>
      <w:r>
        <w:rPr>
          <w:rFonts w:cstheme="minorHAnsi"/>
        </w:rPr>
        <w:t xml:space="preserve"> (-0.024201) ist bezogen auf ß-Wert. Standardfehler von </w:t>
      </w:r>
      <w:proofErr w:type="spellStart"/>
      <w:r>
        <w:rPr>
          <w:rFonts w:cstheme="minorHAnsi"/>
        </w:rPr>
        <w:t>Fertility</w:t>
      </w:r>
      <w:proofErr w:type="spellEnd"/>
      <w:r>
        <w:rPr>
          <w:rFonts w:cstheme="minorHAnsi"/>
        </w:rPr>
        <w:t xml:space="preserve"> ist 7,7643 (sehr niedrig). Sprich das ist die Wahrscheinlichkeit, dass die null mit drinnen ist, ist 3.55e-08 (hoch signifikant).</w:t>
      </w:r>
    </w:p>
    <w:p w14:paraId="0CCE490F" w14:textId="77777777" w:rsidR="006956E9" w:rsidRDefault="006956E9" w:rsidP="006956E9">
      <w:proofErr w:type="spellStart"/>
      <w:r w:rsidRPr="00453A83">
        <w:t>Residaul</w:t>
      </w:r>
      <w:proofErr w:type="spellEnd"/>
      <w:r w:rsidRPr="00453A83">
        <w:t xml:space="preserve"> </w:t>
      </w:r>
      <w:proofErr w:type="spellStart"/>
      <w:r w:rsidRPr="00453A83">
        <w:t>standard</w:t>
      </w:r>
      <w:proofErr w:type="spellEnd"/>
      <w:r w:rsidRPr="00453A83">
        <w:t xml:space="preserve"> </w:t>
      </w:r>
      <w:proofErr w:type="spellStart"/>
      <w:r w:rsidRPr="00453A83">
        <w:t>error</w:t>
      </w:r>
      <w:proofErr w:type="spellEnd"/>
      <w:r w:rsidRPr="00453A83">
        <w:t xml:space="preserve"> (</w:t>
      </w:r>
      <w:r>
        <w:t>1,13</w:t>
      </w:r>
      <w:r w:rsidRPr="00453A83">
        <w:t>) ist die Fläche der Fehlerquadrate</w:t>
      </w:r>
      <w:r>
        <w:t xml:space="preserve"> Residuen-Standardfehler. 96 </w:t>
      </w:r>
      <w:proofErr w:type="spellStart"/>
      <w:r>
        <w:t>degrees</w:t>
      </w:r>
      <w:proofErr w:type="spellEnd"/>
      <w:r>
        <w:t xml:space="preserve"> </w:t>
      </w:r>
      <w:proofErr w:type="spellStart"/>
      <w:r>
        <w:t>of</w:t>
      </w:r>
      <w:proofErr w:type="spellEnd"/>
      <w:r>
        <w:t xml:space="preserve"> </w:t>
      </w:r>
      <w:proofErr w:type="spellStart"/>
      <w:r>
        <w:t>freedome</w:t>
      </w:r>
      <w:proofErr w:type="spellEnd"/>
      <w:r>
        <w:t xml:space="preserve"> ist die Anzahl der Beobachtungen. 96+2=98 ist die Gesamtgröße der Stichprobe. Multiple R-</w:t>
      </w:r>
      <w:proofErr w:type="spellStart"/>
      <w:r>
        <w:t>squared</w:t>
      </w:r>
      <w:proofErr w:type="spellEnd"/>
      <w:r>
        <w:t>= Bestimmtheitsmaß gibt an, welcher den Anteil der Gesamtstreuung durch die Regression erklärt wird. Je höher der Anteil, desto besser das Modell (1=bestmöglich). In diesen Fall ist R-</w:t>
      </w:r>
      <w:proofErr w:type="spellStart"/>
      <w:r>
        <w:t>squared</w:t>
      </w:r>
      <w:proofErr w:type="spellEnd"/>
      <w:r>
        <w:t xml:space="preserve"> </w:t>
      </w:r>
      <w:r w:rsidR="002653A8">
        <w:t>0,2725</w:t>
      </w:r>
      <w:r>
        <w:t>und der angepasste (</w:t>
      </w:r>
      <w:proofErr w:type="spellStart"/>
      <w:r>
        <w:t>adjusted</w:t>
      </w:r>
      <w:proofErr w:type="spellEnd"/>
      <w:r>
        <w:t>) R-</w:t>
      </w:r>
      <w:proofErr w:type="spellStart"/>
      <w:r>
        <w:t>squared</w:t>
      </w:r>
      <w:proofErr w:type="spellEnd"/>
      <w:r>
        <w:t xml:space="preserve"> ist 0,</w:t>
      </w:r>
      <w:r w:rsidR="002653A8">
        <w:t>2649</w:t>
      </w:r>
      <w:r>
        <w:t xml:space="preserve">. </w:t>
      </w:r>
      <w:proofErr w:type="spellStart"/>
      <w:r w:rsidRPr="00B537CF">
        <w:rPr>
          <w:rFonts w:cstheme="minorHAnsi"/>
        </w:rPr>
        <w:t>Adjusted</w:t>
      </w:r>
      <w:proofErr w:type="spellEnd"/>
      <w:r w:rsidRPr="00B537CF">
        <w:rPr>
          <w:rFonts w:cstheme="minorHAnsi"/>
        </w:rPr>
        <w:t xml:space="preserve"> R </w:t>
      </w:r>
      <w:proofErr w:type="spellStart"/>
      <w:r w:rsidRPr="00B537CF">
        <w:rPr>
          <w:rFonts w:cstheme="minorHAnsi"/>
        </w:rPr>
        <w:t>squared</w:t>
      </w:r>
      <w:proofErr w:type="spellEnd"/>
      <w:r>
        <w:rPr>
          <w:rFonts w:cstheme="minorHAnsi"/>
        </w:rPr>
        <w:t xml:space="preserve"> ist angepasster Wert durch Einbeziehen der Freiheitsgrade der Summe der Quadrate.</w:t>
      </w:r>
      <w:r>
        <w:t xml:space="preserve"> Das heißt, zwischen </w:t>
      </w:r>
      <w:r w:rsidR="002653A8">
        <w:t>Wasserstand und Jahr</w:t>
      </w:r>
      <w:r>
        <w:t xml:space="preserve"> ist ein schwach positiver linearer Zusammenhang.  </w:t>
      </w:r>
    </w:p>
    <w:p w14:paraId="60D58197" w14:textId="77777777" w:rsidR="006956E9" w:rsidRDefault="006956E9" w:rsidP="006956E9">
      <w:pPr>
        <w:rPr>
          <w:rFonts w:cstheme="minorHAnsi"/>
        </w:rPr>
      </w:pPr>
      <w:r>
        <w:rPr>
          <w:rFonts w:cstheme="minorHAnsi"/>
        </w:rPr>
        <w:t>Mit F-</w:t>
      </w:r>
      <w:proofErr w:type="spellStart"/>
      <w:r>
        <w:rPr>
          <w:rFonts w:cstheme="minorHAnsi"/>
        </w:rPr>
        <w:t>statistic</w:t>
      </w:r>
      <w:proofErr w:type="spellEnd"/>
      <w:r>
        <w:rPr>
          <w:rFonts w:cstheme="minorHAnsi"/>
        </w:rPr>
        <w:t xml:space="preserve"> (hier: 35,45) wird </w:t>
      </w:r>
      <w:proofErr w:type="spellStart"/>
      <w:r>
        <w:rPr>
          <w:rFonts w:cstheme="minorHAnsi"/>
        </w:rPr>
        <w:t>goodness</w:t>
      </w:r>
      <w:proofErr w:type="spellEnd"/>
      <w:r>
        <w:rPr>
          <w:rFonts w:cstheme="minorHAnsi"/>
        </w:rPr>
        <w:t xml:space="preserve"> </w:t>
      </w:r>
      <w:proofErr w:type="spellStart"/>
      <w:r>
        <w:rPr>
          <w:rFonts w:cstheme="minorHAnsi"/>
        </w:rPr>
        <w:t>of</w:t>
      </w:r>
      <w:proofErr w:type="spellEnd"/>
      <w:r>
        <w:rPr>
          <w:rFonts w:cstheme="minorHAnsi"/>
        </w:rPr>
        <w:t xml:space="preserve"> fit, also wie gut die Daten passen, angeschaut. Es wird getestet ob man ein lineares Modell braucht oder ob es reicht mit Mittelwert zu testen. Hier wird das Modell mit </w:t>
      </w:r>
      <w:r w:rsidR="00CE13D2">
        <w:rPr>
          <w:rFonts w:cstheme="minorHAnsi"/>
        </w:rPr>
        <w:t>96</w:t>
      </w:r>
      <w:r>
        <w:rPr>
          <w:rFonts w:cstheme="minorHAnsi"/>
        </w:rPr>
        <w:t xml:space="preserve"> Freiheitsgraden mit einem Modell mit einem einzigen Freiheitsgrad, sprich ein einziger MW wird hineingelegt. F-Statistik von 35,45 ist kleiner als 3,</w:t>
      </w:r>
      <w:r w:rsidR="00CE13D2">
        <w:rPr>
          <w:rFonts w:cstheme="minorHAnsi"/>
        </w:rPr>
        <w:t>545</w:t>
      </w:r>
      <w:r>
        <w:rPr>
          <w:rFonts w:cstheme="minorHAnsi"/>
        </w:rPr>
        <w:t>e-</w:t>
      </w:r>
      <w:r w:rsidR="00CE13D2">
        <w:rPr>
          <w:rFonts w:cstheme="minorHAnsi"/>
        </w:rPr>
        <w:t>08</w:t>
      </w:r>
      <w:r>
        <w:rPr>
          <w:rFonts w:cstheme="minorHAnsi"/>
        </w:rPr>
        <w:t xml:space="preserve">, das heißt lineares Modell ist besser als wenn man nur einen Gesamtmittelwert reinlegt. </w:t>
      </w:r>
    </w:p>
    <w:p w14:paraId="79D96015" w14:textId="77777777" w:rsidR="006956E9" w:rsidRPr="00563597" w:rsidRDefault="006956E9" w:rsidP="006956E9">
      <w:pPr>
        <w:rPr>
          <w:rFonts w:cstheme="minorHAnsi"/>
        </w:rPr>
      </w:pPr>
      <w:r w:rsidRPr="00563597">
        <w:rPr>
          <w:rFonts w:cstheme="minorHAnsi"/>
        </w:rPr>
        <w:t xml:space="preserve">Regressionsgerade:  </w:t>
      </w:r>
      <w:r w:rsidR="00CE13D2" w:rsidRPr="00563597">
        <w:rPr>
          <w:rFonts w:cstheme="minorHAnsi"/>
        </w:rPr>
        <w:t>Wasserstand</w:t>
      </w:r>
      <w:r w:rsidRPr="00563597">
        <w:rPr>
          <w:rFonts w:cstheme="minorHAnsi"/>
        </w:rPr>
        <w:t xml:space="preserve">= </w:t>
      </w:r>
      <w:r w:rsidR="00CE13D2" w:rsidRPr="00563597">
        <w:rPr>
          <w:rFonts w:cstheme="minorHAnsi"/>
        </w:rPr>
        <w:t>625,55</w:t>
      </w:r>
      <w:r w:rsidRPr="00563597">
        <w:rPr>
          <w:rFonts w:cstheme="minorHAnsi"/>
        </w:rPr>
        <w:t>-0,</w:t>
      </w:r>
      <w:r w:rsidR="00CE13D2" w:rsidRPr="00563597">
        <w:rPr>
          <w:rFonts w:cstheme="minorHAnsi"/>
        </w:rPr>
        <w:t>21</w:t>
      </w:r>
      <w:r w:rsidRPr="00563597">
        <w:rPr>
          <w:rFonts w:cstheme="minorHAnsi"/>
        </w:rPr>
        <w:t>*</w:t>
      </w:r>
      <w:r w:rsidR="00CE13D2" w:rsidRPr="00563597">
        <w:rPr>
          <w:rFonts w:cstheme="minorHAnsi"/>
        </w:rPr>
        <w:t>Zeitmesspunkt</w:t>
      </w:r>
      <w:r w:rsidRPr="00563597">
        <w:rPr>
          <w:rFonts w:cstheme="minorHAnsi"/>
        </w:rPr>
        <w:t>.</w:t>
      </w:r>
    </w:p>
    <w:p w14:paraId="23480ADA" w14:textId="77777777" w:rsidR="006956E9" w:rsidRPr="00563597" w:rsidRDefault="006956E9" w:rsidP="0055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p>
    <w:p w14:paraId="1DD5258A" w14:textId="77777777" w:rsidR="00AE11D8" w:rsidRPr="005D0B9A" w:rsidRDefault="00563597">
      <w:pPr>
        <w:rPr>
          <w:b/>
          <w:u w:val="single"/>
        </w:rPr>
      </w:pPr>
      <w:r w:rsidRPr="003326DA">
        <w:rPr>
          <w:b/>
          <w:u w:val="single"/>
        </w:rPr>
        <w:t xml:space="preserve">Ist das Modell gültig? </w:t>
      </w:r>
      <w:r w:rsidR="00A5108E">
        <w:rPr>
          <w:noProof/>
        </w:rPr>
        <w:drawing>
          <wp:inline distT="0" distB="0" distL="0" distR="0" wp14:anchorId="4A44564E" wp14:editId="3AAFBB83">
            <wp:extent cx="5760720" cy="41484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48455"/>
                    </a:xfrm>
                    <a:prstGeom prst="rect">
                      <a:avLst/>
                    </a:prstGeom>
                  </pic:spPr>
                </pic:pic>
              </a:graphicData>
            </a:graphic>
          </wp:inline>
        </w:drawing>
      </w:r>
    </w:p>
    <w:p w14:paraId="150DD888" w14:textId="77777777" w:rsidR="00563597" w:rsidRPr="002D7C29" w:rsidRDefault="00563597" w:rsidP="00563597">
      <w:pPr>
        <w:pStyle w:val="StandardWeb"/>
        <w:numPr>
          <w:ilvl w:val="0"/>
          <w:numId w:val="4"/>
        </w:numPr>
        <w:rPr>
          <w:rFonts w:ascii="CMR10" w:hAnsi="CMR10"/>
          <w:sz w:val="22"/>
          <w:szCs w:val="22"/>
        </w:rPr>
      </w:pPr>
      <w:r>
        <w:rPr>
          <w:rFonts w:ascii="CMR10" w:hAnsi="CMR10"/>
          <w:sz w:val="22"/>
          <w:szCs w:val="22"/>
        </w:rPr>
        <w:t xml:space="preserve">Bei dem Plot </w:t>
      </w:r>
      <w:proofErr w:type="spellStart"/>
      <w:r>
        <w:rPr>
          <w:rFonts w:ascii="CMR10" w:hAnsi="CMR10"/>
          <w:sz w:val="22"/>
          <w:szCs w:val="22"/>
        </w:rPr>
        <w:t>Residuals</w:t>
      </w:r>
      <w:proofErr w:type="spellEnd"/>
      <w:r>
        <w:rPr>
          <w:rFonts w:ascii="CMR10" w:hAnsi="CMR10"/>
          <w:sz w:val="22"/>
          <w:szCs w:val="22"/>
        </w:rPr>
        <w:t xml:space="preserve"> vs. </w:t>
      </w:r>
      <w:proofErr w:type="spellStart"/>
      <w:r>
        <w:rPr>
          <w:rFonts w:ascii="CMR10" w:hAnsi="CMR10"/>
          <w:sz w:val="22"/>
          <w:szCs w:val="22"/>
        </w:rPr>
        <w:t>Fitted</w:t>
      </w:r>
      <w:proofErr w:type="spellEnd"/>
      <w:r>
        <w:rPr>
          <w:rFonts w:ascii="CMR10" w:hAnsi="CMR10"/>
          <w:sz w:val="22"/>
          <w:szCs w:val="22"/>
        </w:rPr>
        <w:t xml:space="preserve"> werden die Residuen gegen die vom Model vorhergesagten Werte aufgetragen. Die Linie weist </w:t>
      </w:r>
      <w:proofErr w:type="gramStart"/>
      <w:r>
        <w:rPr>
          <w:rFonts w:ascii="CMR10" w:hAnsi="CMR10"/>
          <w:sz w:val="22"/>
          <w:szCs w:val="22"/>
        </w:rPr>
        <w:t>keine große Sprünge</w:t>
      </w:r>
      <w:proofErr w:type="gramEnd"/>
      <w:r>
        <w:rPr>
          <w:rFonts w:ascii="CMR10" w:hAnsi="CMR10"/>
          <w:sz w:val="22"/>
          <w:szCs w:val="22"/>
        </w:rPr>
        <w:t xml:space="preserve"> auf, was auf eine Homogenität der Daten schließen lässt. Sowohl xi wie auch </w:t>
      </w:r>
      <w:proofErr w:type="spellStart"/>
      <w:r>
        <w:rPr>
          <w:rFonts w:ascii="CMR10" w:hAnsi="CMR10"/>
          <w:sz w:val="22"/>
          <w:szCs w:val="22"/>
        </w:rPr>
        <w:t>xj</w:t>
      </w:r>
      <w:proofErr w:type="spellEnd"/>
      <w:r>
        <w:rPr>
          <w:rFonts w:ascii="CMR10" w:hAnsi="CMR10"/>
          <w:sz w:val="22"/>
          <w:szCs w:val="22"/>
        </w:rPr>
        <w:t xml:space="preserve"> sind unabhängig und unkorreliert und haben keinen linearen Zusammenhang. Dadurch ist die erste Bedingung für die lineare Korrelation erfüllt. Der Erwartungswert der Residuen verläuft bei 0, wodurch die zweite Voraussetzung erfüllt ist. Die Werte sind annähernd gleichmäßig um die Mitte verteilt. Damit ist auch die 3. Voraussetzung (</w:t>
      </w:r>
      <w:proofErr w:type="spellStart"/>
      <w:r>
        <w:rPr>
          <w:rFonts w:ascii="CMR10" w:hAnsi="CMR10"/>
          <w:sz w:val="22"/>
          <w:szCs w:val="22"/>
        </w:rPr>
        <w:t>iid</w:t>
      </w:r>
      <w:proofErr w:type="spellEnd"/>
      <w:r>
        <w:rPr>
          <w:rFonts w:ascii="CMR10" w:hAnsi="CMR10"/>
          <w:sz w:val="22"/>
          <w:szCs w:val="22"/>
        </w:rPr>
        <w:t xml:space="preserve"> ist gleichmäßig verteilt) erfüllt. </w:t>
      </w:r>
    </w:p>
    <w:p w14:paraId="4F389220" w14:textId="77777777" w:rsidR="00563597" w:rsidRDefault="00563597" w:rsidP="00563597">
      <w:pPr>
        <w:pStyle w:val="StandardWeb"/>
        <w:numPr>
          <w:ilvl w:val="0"/>
          <w:numId w:val="4"/>
        </w:numPr>
        <w:rPr>
          <w:rFonts w:ascii="CMR10" w:hAnsi="CMR10"/>
          <w:sz w:val="22"/>
          <w:szCs w:val="22"/>
        </w:rPr>
      </w:pPr>
      <w:r>
        <w:rPr>
          <w:rFonts w:ascii="CMR10" w:hAnsi="CMR10"/>
          <w:sz w:val="22"/>
          <w:szCs w:val="22"/>
        </w:rPr>
        <w:t xml:space="preserve">Im Quantil-Quantil Plot werden die standardisierten Residuen gegen die Normalverteilung aufgetragen. Die meisten Punkte liegen auf der Gerade, weshalb Normalverteilungshypothese nicht verletzt sein dürfte. </w:t>
      </w:r>
    </w:p>
    <w:p w14:paraId="484AC2B8" w14:textId="77777777" w:rsidR="00563597" w:rsidRPr="000E6E41" w:rsidRDefault="00563597" w:rsidP="00563597">
      <w:pPr>
        <w:numPr>
          <w:ilvl w:val="0"/>
          <w:numId w:val="4"/>
        </w:numPr>
        <w:spacing w:before="100" w:beforeAutospacing="1" w:after="100" w:afterAutospacing="1" w:line="240" w:lineRule="auto"/>
        <w:rPr>
          <w:rFonts w:ascii="CMR10" w:hAnsi="CMR10"/>
        </w:rPr>
      </w:pPr>
      <w:r>
        <w:rPr>
          <w:rFonts w:ascii="CMR10" w:hAnsi="CMR10"/>
        </w:rPr>
        <w:t>Der</w:t>
      </w:r>
      <w:r w:rsidRPr="00935E4F">
        <w:rPr>
          <w:rFonts w:ascii="CMR10" w:hAnsi="CMR10"/>
        </w:rPr>
        <w:t xml:space="preserve"> </w:t>
      </w:r>
      <w:proofErr w:type="spellStart"/>
      <w:r w:rsidRPr="00935E4F">
        <w:rPr>
          <w:rFonts w:ascii="CMR10" w:hAnsi="CMR10"/>
        </w:rPr>
        <w:t>Scale</w:t>
      </w:r>
      <w:proofErr w:type="spellEnd"/>
      <w:r w:rsidRPr="00935E4F">
        <w:rPr>
          <w:rFonts w:ascii="CMR10" w:hAnsi="CMR10"/>
        </w:rPr>
        <w:t xml:space="preserve"> Location Plot</w:t>
      </w:r>
      <w:r>
        <w:rPr>
          <w:rFonts w:ascii="CMR10" w:hAnsi="CMR10"/>
        </w:rPr>
        <w:t xml:space="preserve"> zeigt den Verlauf der Standardabweichung der Residuen über den dargestellten Bereich</w:t>
      </w:r>
      <w:r w:rsidR="0003745F">
        <w:rPr>
          <w:rFonts w:ascii="CMR10" w:hAnsi="CMR10"/>
        </w:rPr>
        <w:t>,</w:t>
      </w:r>
      <w:r w:rsidRPr="00935E4F">
        <w:rPr>
          <w:rFonts w:ascii="CMR10" w:hAnsi="CMR10"/>
        </w:rPr>
        <w:t xml:space="preserve"> der es erm</w:t>
      </w:r>
      <w:r>
        <w:rPr>
          <w:rFonts w:ascii="CMR10" w:hAnsi="CMR10"/>
        </w:rPr>
        <w:t>ö</w:t>
      </w:r>
      <w:r w:rsidRPr="00935E4F">
        <w:rPr>
          <w:rFonts w:ascii="CMR10" w:hAnsi="CMR10"/>
        </w:rPr>
        <w:t xml:space="preserve">glicht zu analysieren, ob die Standardabweichung der Residuen </w:t>
      </w:r>
      <w:r>
        <w:rPr>
          <w:rFonts w:ascii="CMR10" w:hAnsi="CMR10"/>
        </w:rPr>
        <w:t>ü</w:t>
      </w:r>
      <w:r w:rsidRPr="00935E4F">
        <w:rPr>
          <w:rFonts w:ascii="CMR10" w:hAnsi="CMR10"/>
        </w:rPr>
        <w:t xml:space="preserve">ber den Bereich </w:t>
      </w:r>
      <w:proofErr w:type="gramStart"/>
      <w:r w:rsidRPr="00935E4F">
        <w:rPr>
          <w:rFonts w:ascii="CMR10" w:hAnsi="CMR10"/>
        </w:rPr>
        <w:t>der erkl</w:t>
      </w:r>
      <w:r>
        <w:rPr>
          <w:rFonts w:ascii="CMR10" w:hAnsi="CMR10"/>
        </w:rPr>
        <w:t>ä</w:t>
      </w:r>
      <w:r w:rsidRPr="00935E4F">
        <w:rPr>
          <w:rFonts w:ascii="CMR10" w:hAnsi="CMR10"/>
        </w:rPr>
        <w:t>rten Variable</w:t>
      </w:r>
      <w:proofErr w:type="gramEnd"/>
      <w:r w:rsidRPr="00935E4F">
        <w:rPr>
          <w:rFonts w:ascii="CMR10" w:hAnsi="CMR10"/>
        </w:rPr>
        <w:t xml:space="preserve"> gleich bleibt. </w:t>
      </w:r>
      <w:r>
        <w:rPr>
          <w:rFonts w:ascii="CMR10" w:hAnsi="CMR10"/>
        </w:rPr>
        <w:t xml:space="preserve">Der </w:t>
      </w:r>
      <w:proofErr w:type="gramStart"/>
      <w:r>
        <w:rPr>
          <w:rFonts w:ascii="CMR10" w:hAnsi="CMR10"/>
        </w:rPr>
        <w:t>Verlauf</w:t>
      </w:r>
      <w:proofErr w:type="gramEnd"/>
      <w:r>
        <w:rPr>
          <w:rFonts w:ascii="CMR10" w:hAnsi="CMR10"/>
        </w:rPr>
        <w:t xml:space="preserve"> der zeigt keine Anzeichen dafür, dass die Varianzen nicht einheitlich verlaufen würden.  Daher ist Homoskedastizität gegeben und somit auch die 4. Voraussetzung erfüllt. Die Staaten Rhode Island, Michigan und Nevada sind im QQ</w:t>
      </w:r>
      <w:r w:rsidR="00A54FBE">
        <w:rPr>
          <w:rFonts w:ascii="CMR10" w:hAnsi="CMR10"/>
        </w:rPr>
        <w:t>-</w:t>
      </w:r>
      <w:r>
        <w:rPr>
          <w:rFonts w:ascii="CMR10" w:hAnsi="CMR10"/>
        </w:rPr>
        <w:t xml:space="preserve">Plot als Ausreißer markiert, alle andere Staaten liegen jedoch auf der Gerade, </w:t>
      </w:r>
      <w:r w:rsidR="00426EA4">
        <w:rPr>
          <w:rFonts w:ascii="CMR10" w:hAnsi="CMR10"/>
        </w:rPr>
        <w:t>weshalb</w:t>
      </w:r>
      <w:r>
        <w:rPr>
          <w:rFonts w:ascii="CMR10" w:hAnsi="CMR10"/>
        </w:rPr>
        <w:t xml:space="preserve"> von einer Normalverteilung ausgegangen werden kann. Diese erfüllt Voraussetzung 5.</w:t>
      </w:r>
    </w:p>
    <w:p w14:paraId="771CF8AA" w14:textId="77777777" w:rsidR="00563597" w:rsidRPr="0012152D" w:rsidRDefault="00563597" w:rsidP="005D0B9A">
      <w:pPr>
        <w:pStyle w:val="StandardWeb"/>
        <w:numPr>
          <w:ilvl w:val="0"/>
          <w:numId w:val="4"/>
        </w:numPr>
      </w:pPr>
      <w:r>
        <w:rPr>
          <w:rFonts w:ascii="CMR10" w:hAnsi="CMR10"/>
          <w:sz w:val="22"/>
          <w:szCs w:val="22"/>
        </w:rPr>
        <w:t xml:space="preserve">Die </w:t>
      </w:r>
      <w:proofErr w:type="spellStart"/>
      <w:proofErr w:type="gramStart"/>
      <w:r>
        <w:rPr>
          <w:rFonts w:ascii="CMR10" w:hAnsi="CMR10"/>
          <w:sz w:val="22"/>
          <w:szCs w:val="22"/>
        </w:rPr>
        <w:t>Cook`s</w:t>
      </w:r>
      <w:proofErr w:type="spellEnd"/>
      <w:proofErr w:type="gramEnd"/>
      <w:r>
        <w:rPr>
          <w:rFonts w:ascii="CMR10" w:hAnsi="CMR10"/>
          <w:sz w:val="22"/>
          <w:szCs w:val="22"/>
        </w:rPr>
        <w:t xml:space="preserve"> Distanz analysiert die Datenpunkte und gewichtet diese. Wenn sich Datenpunkte im Datensatz befinden, welche signifikant zu einem anderen Ergebnis führen würden, werden diese in Form einer Distanz angezeigt. Werte mit einer höheren Distanz als „1“ werden als besorgniserregend bezeichnet, da sie zu einem „aushebeln“ bzw. Kippen der Gerade führe könnte (Hebelwirkung). Keiner der Datenpunkte in dem gezeigten Plot weist eine Distanz von ±1 auf. </w:t>
      </w:r>
    </w:p>
    <w:sectPr w:rsidR="00563597" w:rsidRPr="0012152D">
      <w:footerReference w:type="default" r:id="rId3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p Grafendorfer" w:date="2019-04-10T17:57:00Z" w:initials="PG">
    <w:p w14:paraId="00E8B18E" w14:textId="77777777" w:rsidR="00FF2F84" w:rsidRDefault="00FF2F84">
      <w:pPr>
        <w:pStyle w:val="Kommentartext"/>
      </w:pPr>
      <w:r>
        <w:rPr>
          <w:rStyle w:val="Kommentarzeichen"/>
        </w:rPr>
        <w:annotationRef/>
      </w:r>
      <w:r>
        <w:t>Die Größe der Stichprobe</w:t>
      </w:r>
    </w:p>
  </w:comment>
  <w:comment w:id="1" w:author="Philipp Grafendorfer" w:date="2019-04-10T17:57:00Z" w:initials="PG">
    <w:p w14:paraId="79F032A1" w14:textId="77777777" w:rsidR="00FF2F84" w:rsidRDefault="00FF2F84">
      <w:pPr>
        <w:pStyle w:val="Kommentartext"/>
      </w:pPr>
      <w:r>
        <w:rPr>
          <w:rStyle w:val="Kommentarzeichen"/>
        </w:rPr>
        <w:annotationRef/>
      </w:r>
      <w:r>
        <w:t>Es gibt kein hoch signifikant, sondern nur signifikant.</w:t>
      </w:r>
    </w:p>
  </w:comment>
  <w:comment w:id="2" w:author="Philipp Grafendorfer" w:date="2019-04-10T17:58:00Z" w:initials="PG">
    <w:p w14:paraId="0ED3447A" w14:textId="77777777" w:rsidR="00FF2F84" w:rsidRDefault="00FF2F84">
      <w:pPr>
        <w:pStyle w:val="Kommentartext"/>
      </w:pPr>
      <w:r>
        <w:rPr>
          <w:rStyle w:val="Kommentarzeichen"/>
        </w:rPr>
        <w:annotationRef/>
      </w:r>
      <w:r>
        <w:t>Der wahre Parameter wird in 95% der Fälle von diesem Intervall überdeckt.</w:t>
      </w:r>
    </w:p>
  </w:comment>
  <w:comment w:id="3" w:author="Philipp Grafendorfer" w:date="2019-04-10T17:59:00Z" w:initials="PG">
    <w:p w14:paraId="59F6B03F" w14:textId="77777777" w:rsidR="00FF2F84" w:rsidRDefault="00FF2F84">
      <w:pPr>
        <w:pStyle w:val="Kommentartext"/>
      </w:pPr>
      <w:r>
        <w:rPr>
          <w:rStyle w:val="Kommentarzeichen"/>
        </w:rPr>
        <w:annotationRef/>
      </w:r>
      <w:r>
        <w:t>Das entspricht einem starken negativen linearen Zusammenhang.</w:t>
      </w:r>
    </w:p>
  </w:comment>
  <w:comment w:id="5" w:author="Philipp Grafendorfer" w:date="2019-04-10T18:01:00Z" w:initials="PG">
    <w:p w14:paraId="67D43601" w14:textId="77777777" w:rsidR="00FF2F84" w:rsidRDefault="00FF2F84">
      <w:pPr>
        <w:pStyle w:val="Kommentartext"/>
      </w:pPr>
      <w:r>
        <w:rPr>
          <w:rStyle w:val="Kommentarzeichen"/>
        </w:rPr>
        <w:annotationRef/>
      </w:r>
      <w:r>
        <w:t>Das verstehe ich noch immer nicht.</w:t>
      </w:r>
    </w:p>
  </w:comment>
  <w:comment w:id="8" w:author="Philipp Grafendorfer" w:date="2019-04-10T18:09:00Z" w:initials="PG">
    <w:p w14:paraId="5328AB64" w14:textId="77777777" w:rsidR="00813F29" w:rsidRDefault="00813F29">
      <w:pPr>
        <w:pStyle w:val="Kommentartext"/>
      </w:pPr>
      <w:r>
        <w:rPr>
          <w:rStyle w:val="Kommentarzeichen"/>
        </w:rPr>
        <w:annotationRef/>
      </w:r>
      <w:r>
        <w:t xml:space="preserve">Wenn sich Datenpunkte im Datensatz befinden, welche durch Weglassen zu einem signifikant anderen Ergebnis der Regression führen würden, dann liegen diese im rechten oberen oder unteren Rand jenseits einer Cook Distanz von 0.5 oder im Extremfall sogar von 1. </w:t>
      </w:r>
    </w:p>
  </w:comment>
  <w:comment w:id="9" w:author="Philipp Grafendorfer" w:date="2019-04-10T18:13:00Z" w:initials="PG">
    <w:p w14:paraId="5A43EBCD" w14:textId="77777777" w:rsidR="00813F29" w:rsidRDefault="00813F29">
      <w:pPr>
        <w:pStyle w:val="Kommentartext"/>
      </w:pPr>
      <w:r>
        <w:rPr>
          <w:rStyle w:val="Kommentarzeichen"/>
        </w:rPr>
        <w:annotationRef/>
      </w:r>
      <w:r>
        <w:t>Hier könnte man noch ausführlich über das Thema log-log Modell schreiben.</w:t>
      </w:r>
    </w:p>
  </w:comment>
  <w:comment w:id="10" w:author="Philipp Grafendorfer" w:date="2019-04-10T18:14:00Z" w:initials="PG">
    <w:p w14:paraId="7AB9F475" w14:textId="41B1403B" w:rsidR="00813F29" w:rsidRDefault="00813F29">
      <w:pPr>
        <w:pStyle w:val="Kommentartext"/>
      </w:pPr>
      <w:r>
        <w:rPr>
          <w:rStyle w:val="Kommentarzeichen"/>
        </w:rPr>
        <w:annotationRef/>
      </w:r>
      <w:r>
        <w:t xml:space="preserve">Eine Zunahme von </w:t>
      </w:r>
      <w:proofErr w:type="spellStart"/>
      <w:r>
        <w:t>ppgdp</w:t>
      </w:r>
      <w:proofErr w:type="spellEnd"/>
      <w:r>
        <w:t xml:space="preserve"> um 1% fü</w:t>
      </w:r>
      <w:r w:rsidR="009C436E">
        <w:t>hrt</w:t>
      </w:r>
      <w:r>
        <w:t xml:space="preserve"> zu einer Abnahme von </w:t>
      </w:r>
      <w:r w:rsidR="005367B9">
        <w:t>61.68% der Säuglingssterblichkeit.</w:t>
      </w:r>
    </w:p>
  </w:comment>
  <w:comment w:id="31" w:author="Philipp Grafendorfer" w:date="2019-04-10T18:28:00Z" w:initials="PG">
    <w:p w14:paraId="2B387419" w14:textId="77777777" w:rsidR="00DB4B2A" w:rsidRDefault="00DB4B2A">
      <w:pPr>
        <w:pStyle w:val="Kommentartext"/>
      </w:pPr>
      <w:r>
        <w:rPr>
          <w:rStyle w:val="Kommentarzeichen"/>
        </w:rPr>
        <w:annotationRef/>
      </w:r>
      <w:r>
        <w:t>Hast du das auch richtig ausgedrückt? Wenn die lineare Abhängigkeit schwach ist, dann können wir das so nicht sagen.</w:t>
      </w:r>
    </w:p>
  </w:comment>
  <w:comment w:id="32" w:author="Philipp Grafendorfer" w:date="2019-04-10T18:33:00Z" w:initials="PG">
    <w:p w14:paraId="3EAA1B45" w14:textId="6F65AF94" w:rsidR="00681A6F" w:rsidRDefault="00681A6F">
      <w:pPr>
        <w:pStyle w:val="Kommentartext"/>
      </w:pPr>
      <w:r>
        <w:rPr>
          <w:rStyle w:val="Kommentarzeichen"/>
        </w:rPr>
        <w:annotationRef/>
      </w:r>
      <w:r>
        <w:t>Für eine richtig saubere Interpretation benötigt man hier die Einheiten der Fertilität und der Education.</w:t>
      </w:r>
    </w:p>
  </w:comment>
  <w:comment w:id="41" w:author="Philipp Grafendorfer" w:date="2019-04-10T18:40:00Z" w:initials="PG">
    <w:p w14:paraId="633FB183" w14:textId="24BB8831" w:rsidR="00681A6F" w:rsidRDefault="00681A6F">
      <w:pPr>
        <w:pStyle w:val="Kommentartext"/>
      </w:pPr>
      <w:r>
        <w:rPr>
          <w:rStyle w:val="Kommentarzeichen"/>
        </w:rPr>
        <w:annotationRef/>
      </w:r>
      <w:r>
        <w:t>Das ist auch hier falsch.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E8B18E" w15:done="0"/>
  <w15:commentEx w15:paraId="79F032A1" w15:done="0"/>
  <w15:commentEx w15:paraId="0ED3447A" w15:done="0"/>
  <w15:commentEx w15:paraId="59F6B03F" w15:done="0"/>
  <w15:commentEx w15:paraId="67D43601" w15:done="0"/>
  <w15:commentEx w15:paraId="5328AB64" w15:done="0"/>
  <w15:commentEx w15:paraId="5A43EBCD" w15:done="0"/>
  <w15:commentEx w15:paraId="7AB9F475" w15:done="0"/>
  <w15:commentEx w15:paraId="2B387419" w15:done="0"/>
  <w15:commentEx w15:paraId="3EAA1B45" w15:done="0"/>
  <w15:commentEx w15:paraId="633FB1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E8B18E" w16cid:durableId="2058ACF4"/>
  <w16cid:commentId w16cid:paraId="79F032A1" w16cid:durableId="2058AD24"/>
  <w16cid:commentId w16cid:paraId="0ED3447A" w16cid:durableId="2058AD5A"/>
  <w16cid:commentId w16cid:paraId="59F6B03F" w16cid:durableId="2058AD8D"/>
  <w16cid:commentId w16cid:paraId="67D43601" w16cid:durableId="2058ADFC"/>
  <w16cid:commentId w16cid:paraId="5328AB64" w16cid:durableId="2058AFC9"/>
  <w16cid:commentId w16cid:paraId="5A43EBCD" w16cid:durableId="2058B0E2"/>
  <w16cid:commentId w16cid:paraId="7AB9F475" w16cid:durableId="2058B115"/>
  <w16cid:commentId w16cid:paraId="2B387419" w16cid:durableId="2058B44D"/>
  <w16cid:commentId w16cid:paraId="3EAA1B45" w16cid:durableId="2058B577"/>
  <w16cid:commentId w16cid:paraId="633FB183" w16cid:durableId="2058B7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EE552" w14:textId="77777777" w:rsidR="00100B89" w:rsidRDefault="00100B89" w:rsidP="00040964">
      <w:pPr>
        <w:spacing w:after="0" w:line="240" w:lineRule="auto"/>
      </w:pPr>
      <w:r>
        <w:separator/>
      </w:r>
    </w:p>
  </w:endnote>
  <w:endnote w:type="continuationSeparator" w:id="0">
    <w:p w14:paraId="26E4B969" w14:textId="77777777" w:rsidR="00100B89" w:rsidRDefault="00100B89" w:rsidP="0004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R10">
    <w:altName w:val="Cambria"/>
    <w:panose1 w:val="00000000000000000000"/>
    <w:charset w:val="00"/>
    <w:family w:val="roman"/>
    <w:notTrueType/>
    <w:pitch w:val="default"/>
  </w:font>
  <w:font w:name="Lucida Console">
    <w:altName w:val="Consolas"/>
    <w:panose1 w:val="020B0609040504020204"/>
    <w:charset w:val="00"/>
    <w:family w:val="modern"/>
    <w:pitch w:val="fixed"/>
    <w:sig w:usb0="8000028F" w:usb1="00001800" w:usb2="00000000" w:usb3="00000000" w:csb0="0000001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11759"/>
      <w:docPartObj>
        <w:docPartGallery w:val="Page Numbers (Bottom of Page)"/>
        <w:docPartUnique/>
      </w:docPartObj>
    </w:sdtPr>
    <w:sdtEndPr/>
    <w:sdtContent>
      <w:sdt>
        <w:sdtPr>
          <w:id w:val="-1769616900"/>
          <w:docPartObj>
            <w:docPartGallery w:val="Page Numbers (Top of Page)"/>
            <w:docPartUnique/>
          </w:docPartObj>
        </w:sdtPr>
        <w:sdtEndPr/>
        <w:sdtContent>
          <w:p w14:paraId="3C0CAEA6" w14:textId="77777777" w:rsidR="0012152D" w:rsidRDefault="0012152D">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3B4446">
              <w:rPr>
                <w:b/>
                <w:bCs/>
                <w:noProof/>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3B4446">
              <w:rPr>
                <w:b/>
                <w:bCs/>
                <w:noProof/>
              </w:rPr>
              <w:t>16</w:t>
            </w:r>
            <w:r>
              <w:rPr>
                <w:b/>
                <w:bCs/>
                <w:sz w:val="24"/>
                <w:szCs w:val="24"/>
              </w:rPr>
              <w:fldChar w:fldCharType="end"/>
            </w:r>
          </w:p>
        </w:sdtContent>
      </w:sdt>
    </w:sdtContent>
  </w:sdt>
  <w:p w14:paraId="4D94E7D3" w14:textId="77777777" w:rsidR="0012152D" w:rsidRDefault="001215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1F627" w14:textId="77777777" w:rsidR="00100B89" w:rsidRDefault="00100B89" w:rsidP="00040964">
      <w:pPr>
        <w:spacing w:after="0" w:line="240" w:lineRule="auto"/>
      </w:pPr>
      <w:r>
        <w:separator/>
      </w:r>
    </w:p>
  </w:footnote>
  <w:footnote w:type="continuationSeparator" w:id="0">
    <w:p w14:paraId="2ADCA6D8" w14:textId="77777777" w:rsidR="00100B89" w:rsidRDefault="00100B89" w:rsidP="0004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E3364"/>
    <w:multiLevelType w:val="multilevel"/>
    <w:tmpl w:val="86C0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B0ADA"/>
    <w:multiLevelType w:val="multilevel"/>
    <w:tmpl w:val="86C0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33834"/>
    <w:multiLevelType w:val="hybridMultilevel"/>
    <w:tmpl w:val="80F23814"/>
    <w:lvl w:ilvl="0" w:tplc="159667E0">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 w15:restartNumberingAfterBreak="0">
    <w:nsid w:val="6EB26C70"/>
    <w:multiLevelType w:val="multilevel"/>
    <w:tmpl w:val="86C0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p Grafendorfer">
    <w15:presenceInfo w15:providerId="None" w15:userId="Philipp Grafendor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77"/>
    <w:rsid w:val="00015B53"/>
    <w:rsid w:val="00037180"/>
    <w:rsid w:val="0003745F"/>
    <w:rsid w:val="00040964"/>
    <w:rsid w:val="00057E0D"/>
    <w:rsid w:val="000D2C46"/>
    <w:rsid w:val="00100B89"/>
    <w:rsid w:val="0012152D"/>
    <w:rsid w:val="00140AD9"/>
    <w:rsid w:val="001763D4"/>
    <w:rsid w:val="001A04B4"/>
    <w:rsid w:val="001D5E2A"/>
    <w:rsid w:val="002653A8"/>
    <w:rsid w:val="002708BB"/>
    <w:rsid w:val="002F48F8"/>
    <w:rsid w:val="00330ECD"/>
    <w:rsid w:val="003326DA"/>
    <w:rsid w:val="003A52E6"/>
    <w:rsid w:val="003B4446"/>
    <w:rsid w:val="00426EA4"/>
    <w:rsid w:val="00453A83"/>
    <w:rsid w:val="00453B1A"/>
    <w:rsid w:val="00477712"/>
    <w:rsid w:val="005367B9"/>
    <w:rsid w:val="005416B6"/>
    <w:rsid w:val="00557684"/>
    <w:rsid w:val="00563597"/>
    <w:rsid w:val="00573A1F"/>
    <w:rsid w:val="005D0B9A"/>
    <w:rsid w:val="005D22B1"/>
    <w:rsid w:val="005F201C"/>
    <w:rsid w:val="00654061"/>
    <w:rsid w:val="00681A6F"/>
    <w:rsid w:val="006954EF"/>
    <w:rsid w:val="006956E9"/>
    <w:rsid w:val="00717977"/>
    <w:rsid w:val="00725E39"/>
    <w:rsid w:val="00784F19"/>
    <w:rsid w:val="007B5CD2"/>
    <w:rsid w:val="007D3374"/>
    <w:rsid w:val="007E1E14"/>
    <w:rsid w:val="007F5409"/>
    <w:rsid w:val="008107FC"/>
    <w:rsid w:val="00813F29"/>
    <w:rsid w:val="008147DA"/>
    <w:rsid w:val="008209D1"/>
    <w:rsid w:val="0083246F"/>
    <w:rsid w:val="00843B15"/>
    <w:rsid w:val="00853FB9"/>
    <w:rsid w:val="008921E0"/>
    <w:rsid w:val="00990C2E"/>
    <w:rsid w:val="00994EAC"/>
    <w:rsid w:val="009C436E"/>
    <w:rsid w:val="00A5108E"/>
    <w:rsid w:val="00A54FBE"/>
    <w:rsid w:val="00A94D87"/>
    <w:rsid w:val="00AA4CED"/>
    <w:rsid w:val="00AE11D8"/>
    <w:rsid w:val="00B33957"/>
    <w:rsid w:val="00B537CF"/>
    <w:rsid w:val="00B67063"/>
    <w:rsid w:val="00BA4575"/>
    <w:rsid w:val="00BD7E36"/>
    <w:rsid w:val="00BF4218"/>
    <w:rsid w:val="00CE13D2"/>
    <w:rsid w:val="00D86747"/>
    <w:rsid w:val="00D919ED"/>
    <w:rsid w:val="00D97091"/>
    <w:rsid w:val="00DB3C42"/>
    <w:rsid w:val="00DB4B2A"/>
    <w:rsid w:val="00E728C1"/>
    <w:rsid w:val="00E96988"/>
    <w:rsid w:val="00EC7F30"/>
    <w:rsid w:val="00F56070"/>
    <w:rsid w:val="00F71365"/>
    <w:rsid w:val="00FF2F84"/>
    <w:rsid w:val="00FF641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2D5A"/>
  <w15:chartTrackingRefBased/>
  <w15:docId w15:val="{911A0B81-8045-4B64-B8FE-5893CC79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409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0964"/>
  </w:style>
  <w:style w:type="paragraph" w:styleId="Fuzeile">
    <w:name w:val="footer"/>
    <w:basedOn w:val="Standard"/>
    <w:link w:val="FuzeileZchn"/>
    <w:uiPriority w:val="99"/>
    <w:unhideWhenUsed/>
    <w:rsid w:val="000409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0964"/>
  </w:style>
  <w:style w:type="paragraph" w:styleId="Sprechblasentext">
    <w:name w:val="Balloon Text"/>
    <w:basedOn w:val="Standard"/>
    <w:link w:val="SprechblasentextZchn"/>
    <w:uiPriority w:val="99"/>
    <w:semiHidden/>
    <w:unhideWhenUsed/>
    <w:rsid w:val="00843B1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43B15"/>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F71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F71365"/>
    <w:rPr>
      <w:rFonts w:ascii="Courier New" w:eastAsia="Times New Roman" w:hAnsi="Courier New" w:cs="Courier New"/>
      <w:sz w:val="20"/>
      <w:szCs w:val="20"/>
      <w:lang w:eastAsia="de-AT"/>
    </w:rPr>
  </w:style>
  <w:style w:type="character" w:customStyle="1" w:styleId="gnkrckgcmsb">
    <w:name w:val="gnkrckgcmsb"/>
    <w:basedOn w:val="Absatz-Standardschriftart"/>
    <w:rsid w:val="00F71365"/>
  </w:style>
  <w:style w:type="character" w:customStyle="1" w:styleId="gnkrckgcmrb">
    <w:name w:val="gnkrckgcmrb"/>
    <w:basedOn w:val="Absatz-Standardschriftart"/>
    <w:rsid w:val="00F71365"/>
  </w:style>
  <w:style w:type="character" w:customStyle="1" w:styleId="gnkrckgcgsb">
    <w:name w:val="gnkrckgcgsb"/>
    <w:basedOn w:val="Absatz-Standardschriftart"/>
    <w:rsid w:val="00F71365"/>
  </w:style>
  <w:style w:type="paragraph" w:styleId="Listenabsatz">
    <w:name w:val="List Paragraph"/>
    <w:basedOn w:val="Standard"/>
    <w:uiPriority w:val="34"/>
    <w:qFormat/>
    <w:rsid w:val="00654061"/>
    <w:pPr>
      <w:spacing w:after="40"/>
      <w:ind w:left="720"/>
      <w:contextualSpacing/>
    </w:pPr>
  </w:style>
  <w:style w:type="paragraph" w:styleId="StandardWeb">
    <w:name w:val="Normal (Web)"/>
    <w:basedOn w:val="Standard"/>
    <w:uiPriority w:val="99"/>
    <w:unhideWhenUsed/>
    <w:rsid w:val="007E1E1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FF2F84"/>
    <w:rPr>
      <w:sz w:val="16"/>
      <w:szCs w:val="16"/>
    </w:rPr>
  </w:style>
  <w:style w:type="paragraph" w:styleId="Kommentartext">
    <w:name w:val="annotation text"/>
    <w:basedOn w:val="Standard"/>
    <w:link w:val="KommentartextZchn"/>
    <w:uiPriority w:val="99"/>
    <w:semiHidden/>
    <w:unhideWhenUsed/>
    <w:rsid w:val="00FF2F8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F2F84"/>
    <w:rPr>
      <w:sz w:val="20"/>
      <w:szCs w:val="20"/>
    </w:rPr>
  </w:style>
  <w:style w:type="paragraph" w:styleId="Kommentarthema">
    <w:name w:val="annotation subject"/>
    <w:basedOn w:val="Kommentartext"/>
    <w:next w:val="Kommentartext"/>
    <w:link w:val="KommentarthemaZchn"/>
    <w:uiPriority w:val="99"/>
    <w:semiHidden/>
    <w:unhideWhenUsed/>
    <w:rsid w:val="00FF2F84"/>
    <w:rPr>
      <w:b/>
      <w:bCs/>
    </w:rPr>
  </w:style>
  <w:style w:type="character" w:customStyle="1" w:styleId="KommentarthemaZchn">
    <w:name w:val="Kommentarthema Zchn"/>
    <w:basedOn w:val="KommentartextZchn"/>
    <w:link w:val="Kommentarthema"/>
    <w:uiPriority w:val="99"/>
    <w:semiHidden/>
    <w:rsid w:val="00FF2F84"/>
    <w:rPr>
      <w:b/>
      <w:bCs/>
      <w:sz w:val="20"/>
      <w:szCs w:val="20"/>
    </w:rPr>
  </w:style>
  <w:style w:type="paragraph" w:styleId="berarbeitung">
    <w:name w:val="Revision"/>
    <w:hidden/>
    <w:uiPriority w:val="99"/>
    <w:semiHidden/>
    <w:rsid w:val="00FF2F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818783">
      <w:bodyDiv w:val="1"/>
      <w:marLeft w:val="0"/>
      <w:marRight w:val="0"/>
      <w:marTop w:val="0"/>
      <w:marBottom w:val="0"/>
      <w:divBdr>
        <w:top w:val="none" w:sz="0" w:space="0" w:color="auto"/>
        <w:left w:val="none" w:sz="0" w:space="0" w:color="auto"/>
        <w:bottom w:val="none" w:sz="0" w:space="0" w:color="auto"/>
        <w:right w:val="none" w:sz="0" w:space="0" w:color="auto"/>
      </w:divBdr>
    </w:div>
    <w:div w:id="995454673">
      <w:bodyDiv w:val="1"/>
      <w:marLeft w:val="0"/>
      <w:marRight w:val="0"/>
      <w:marTop w:val="0"/>
      <w:marBottom w:val="0"/>
      <w:divBdr>
        <w:top w:val="none" w:sz="0" w:space="0" w:color="auto"/>
        <w:left w:val="none" w:sz="0" w:space="0" w:color="auto"/>
        <w:bottom w:val="none" w:sz="0" w:space="0" w:color="auto"/>
        <w:right w:val="none" w:sz="0" w:space="0" w:color="auto"/>
      </w:divBdr>
    </w:div>
    <w:div w:id="1254584212">
      <w:bodyDiv w:val="1"/>
      <w:marLeft w:val="0"/>
      <w:marRight w:val="0"/>
      <w:marTop w:val="0"/>
      <w:marBottom w:val="0"/>
      <w:divBdr>
        <w:top w:val="none" w:sz="0" w:space="0" w:color="auto"/>
        <w:left w:val="none" w:sz="0" w:space="0" w:color="auto"/>
        <w:bottom w:val="none" w:sz="0" w:space="0" w:color="auto"/>
        <w:right w:val="none" w:sz="0" w:space="0" w:color="auto"/>
      </w:divBdr>
    </w:div>
    <w:div w:id="1393430566">
      <w:bodyDiv w:val="1"/>
      <w:marLeft w:val="0"/>
      <w:marRight w:val="0"/>
      <w:marTop w:val="0"/>
      <w:marBottom w:val="0"/>
      <w:divBdr>
        <w:top w:val="none" w:sz="0" w:space="0" w:color="auto"/>
        <w:left w:val="none" w:sz="0" w:space="0" w:color="auto"/>
        <w:bottom w:val="none" w:sz="0" w:space="0" w:color="auto"/>
        <w:right w:val="none" w:sz="0" w:space="0" w:color="auto"/>
      </w:divBdr>
    </w:div>
    <w:div w:id="140772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tiff"/><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4672</Words>
  <Characters>26632</Characters>
  <Application>Microsoft Office Word</Application>
  <DocSecurity>0</DocSecurity>
  <Lines>221</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Raskovic</dc:creator>
  <cp:keywords/>
  <dc:description/>
  <cp:lastModifiedBy>Philipp Grafendorfer</cp:lastModifiedBy>
  <cp:revision>4</cp:revision>
  <dcterms:created xsi:type="dcterms:W3CDTF">2019-04-09T15:48:00Z</dcterms:created>
  <dcterms:modified xsi:type="dcterms:W3CDTF">2019-04-10T18:21:00Z</dcterms:modified>
</cp:coreProperties>
</file>